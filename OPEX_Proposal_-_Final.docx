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DB2D" w14:textId="77777777" w:rsidR="000321E9" w:rsidRDefault="00AB10B9" w:rsidP="00150CA2">
      <w:pPr>
        <w:ind w:left="720"/>
        <w:rPr>
          <w:b/>
          <w:bCs/>
        </w:rPr>
      </w:pPr>
      <w:r>
        <w:rPr>
          <w:rFonts w:ascii="Stack Sans Text SemiBold" w:hAnsi="Stack Sans Text SemiBold"/>
          <w:noProof/>
          <w:color w:val="00488E"/>
          <w:sz w:val="48"/>
          <w:szCs w:val="48"/>
        </w:rPr>
        <w:drawing>
          <wp:anchor distT="0" distB="0" distL="114300" distR="114300" simplePos="0" relativeHeight="251739136" behindDoc="1" locked="0" layoutInCell="1" allowOverlap="1" wp14:anchorId="10135E3A" wp14:editId="5F9F6FFF">
            <wp:simplePos x="0" y="0"/>
            <wp:positionH relativeFrom="margin">
              <wp:align>left</wp:align>
            </wp:positionH>
            <wp:positionV relativeFrom="paragraph">
              <wp:posOffset>-657806</wp:posOffset>
            </wp:positionV>
            <wp:extent cx="7987030" cy="10700425"/>
            <wp:effectExtent l="0" t="0" r="0" b="5715"/>
            <wp:wrapNone/>
            <wp:docPr id="16091043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04317" name="Picture 1609104317"/>
                    <pic:cNvPicPr/>
                  </pic:nvPicPr>
                  <pic:blipFill>
                    <a:blip r:embed="rId11">
                      <a:extLst>
                        <a:ext uri="{28A0092B-C50C-407E-A947-70E740481C1C}">
                          <a14:useLocalDpi xmlns:a14="http://schemas.microsoft.com/office/drawing/2010/main" val="0"/>
                        </a:ext>
                      </a:extLst>
                    </a:blip>
                    <a:stretch>
                      <a:fillRect/>
                    </a:stretch>
                  </pic:blipFill>
                  <pic:spPr>
                    <a:xfrm>
                      <a:off x="0" y="0"/>
                      <a:ext cx="7987261" cy="107007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8656" behindDoc="0" locked="0" layoutInCell="1" allowOverlap="1" wp14:anchorId="729F51A9" wp14:editId="7BCDE296">
            <wp:simplePos x="0" y="0"/>
            <wp:positionH relativeFrom="margin">
              <wp:posOffset>5270754</wp:posOffset>
            </wp:positionH>
            <wp:positionV relativeFrom="paragraph">
              <wp:posOffset>-445813</wp:posOffset>
            </wp:positionV>
            <wp:extent cx="2142084" cy="709448"/>
            <wp:effectExtent l="0" t="0" r="0" b="0"/>
            <wp:wrapNone/>
            <wp:docPr id="168841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3171" cy="709808"/>
                    </a:xfrm>
                    <a:prstGeom prst="rect">
                      <a:avLst/>
                    </a:prstGeom>
                  </pic:spPr>
                </pic:pic>
              </a:graphicData>
            </a:graphic>
            <wp14:sizeRelH relativeFrom="margin">
              <wp14:pctWidth>0</wp14:pctWidth>
            </wp14:sizeRelH>
            <wp14:sizeRelV relativeFrom="margin">
              <wp14:pctHeight>0</wp14:pctHeight>
            </wp14:sizeRelV>
          </wp:anchor>
        </w:drawing>
      </w:r>
    </w:p>
    <w:p w14:paraId="413D08BB" w14:textId="77777777" w:rsidR="007E1147" w:rsidRDefault="00CF413B">
      <w:pPr>
        <w:rPr>
          <w:b/>
          <w:bCs/>
        </w:rPr>
      </w:pPr>
      <w:r>
        <w:rPr>
          <w:noProof/>
        </w:rPr>
        <mc:AlternateContent>
          <mc:Choice Requires="wps">
            <w:drawing>
              <wp:anchor distT="45720" distB="45720" distL="114300" distR="114300" simplePos="0" relativeHeight="251717632" behindDoc="0" locked="0" layoutInCell="1" allowOverlap="1" wp14:anchorId="0B9AA0C8" wp14:editId="2060F2A8">
                <wp:simplePos x="0" y="0"/>
                <wp:positionH relativeFrom="page">
                  <wp:posOffset>699770</wp:posOffset>
                </wp:positionH>
                <wp:positionV relativeFrom="paragraph">
                  <wp:posOffset>2992755</wp:posOffset>
                </wp:positionV>
                <wp:extent cx="3783965" cy="829310"/>
                <wp:effectExtent l="0" t="0" r="0" b="0"/>
                <wp:wrapSquare wrapText="bothSides"/>
                <wp:docPr id="1246274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965" cy="829310"/>
                        </a:xfrm>
                        <a:prstGeom prst="rect">
                          <a:avLst/>
                        </a:prstGeom>
                        <a:noFill/>
                        <a:ln w="9525">
                          <a:noFill/>
                          <a:miter lim="800000"/>
                          <a:headEnd/>
                          <a:tailEnd/>
                        </a:ln>
                      </wps:spPr>
                      <wps:txbx>
                        <w:txbxContent>
                          <w:p w14:paraId="5D4AB3DB" w14:textId="131C9A0D" w:rsidR="007E1147" w:rsidRPr="00E34F0B" w:rsidRDefault="00824E9B" w:rsidP="007E1147">
                            <w:pPr>
                              <w:rPr>
                                <w:b/>
                                <w:bCs/>
                                <w:color w:val="002060"/>
                                <w:spacing w:val="30"/>
                                <w:sz w:val="36"/>
                                <w:szCs w:val="36"/>
                              </w:rPr>
                            </w:pPr>
                            <w:r w:rsidRPr="00251D36">
                              <w:rPr>
                                <w:b/>
                                <w:bCs/>
                                <w:color w:val="002060"/>
                                <w:spacing w:val="30"/>
                                <w:sz w:val="36"/>
                                <w:szCs w:val="36"/>
                                <w:highlight w:val="yellow"/>
                              </w:rPr>
                              <w:t>XXX</w:t>
                            </w:r>
                            <w:r w:rsidR="007E1147" w:rsidRPr="00251D36">
                              <w:rPr>
                                <w:b/>
                                <w:bCs/>
                                <w:color w:val="002060"/>
                                <w:spacing w:val="30"/>
                                <w:sz w:val="36"/>
                                <w:szCs w:val="36"/>
                                <w:highlight w:val="yellow"/>
                              </w:rPr>
                              <w:t xml:space="preserve"> </w:t>
                            </w:r>
                            <w:r w:rsidRPr="00251D36">
                              <w:rPr>
                                <w:b/>
                                <w:bCs/>
                                <w:color w:val="002060"/>
                                <w:spacing w:val="30"/>
                                <w:sz w:val="36"/>
                                <w:szCs w:val="36"/>
                                <w:highlight w:val="yellow"/>
                              </w:rPr>
                              <w:t>Company</w:t>
                            </w:r>
                            <w:r w:rsidR="007E1147" w:rsidRPr="00251D36">
                              <w:rPr>
                                <w:b/>
                                <w:bCs/>
                                <w:color w:val="002060"/>
                                <w:spacing w:val="30"/>
                                <w:sz w:val="36"/>
                                <w:szCs w:val="36"/>
                                <w:highlight w:val="yellow"/>
                              </w:rPr>
                              <w:t>, Tamil Nadu</w:t>
                            </w:r>
                            <w:r w:rsidR="007E1147" w:rsidRPr="00E34F0B">
                              <w:rPr>
                                <w:b/>
                                <w:bCs/>
                                <w:color w:val="002060"/>
                                <w:spacing w:val="30"/>
                                <w:sz w:val="36"/>
                                <w:szCs w:val="3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B9AA0C8" id="_x0000_t202" coordsize="21600,21600" o:spt="202" path="m,l,21600r21600,l21600,xe">
                <v:stroke joinstyle="miter"/>
                <v:path gradientshapeok="t" o:connecttype="rect"/>
              </v:shapetype>
              <v:shape id="Text Box 2" o:spid="_x0000_s1026" type="#_x0000_t202" style="position:absolute;margin-left:55.1pt;margin-top:235.65pt;width:297.95pt;height:65.3pt;z-index:2517176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" filled="f" stroked="f">
                <v:textbox>
                  <w:txbxContent>
                    <w:p w14:paraId="5D4AB3DB" w14:textId="131C9A0D" w:rsidR="007E1147" w:rsidRPr="00E34F0B" w:rsidRDefault="00824E9B" w:rsidP="007E1147">
                      <w:pPr>
                        <w:rPr>
                          <w:b/>
                          <w:bCs/>
                          <w:color w:val="002060"/>
                          <w:spacing w:val="30"/>
                          <w:sz w:val="36"/>
                          <w:szCs w:val="36"/>
                        </w:rPr>
                      </w:pPr>
                      <w:r w:rsidRPr="00251D36">
                        <w:rPr>
                          <w:b/>
                          <w:bCs/>
                          <w:color w:val="002060"/>
                          <w:spacing w:val="30"/>
                          <w:sz w:val="36"/>
                          <w:szCs w:val="36"/>
                          <w:highlight w:val="yellow"/>
                        </w:rPr>
                        <w:t>XXX</w:t>
                      </w:r>
                      <w:r w:rsidR="007E1147" w:rsidRPr="00251D36">
                        <w:rPr>
                          <w:b/>
                          <w:bCs/>
                          <w:color w:val="002060"/>
                          <w:spacing w:val="30"/>
                          <w:sz w:val="36"/>
                          <w:szCs w:val="36"/>
                          <w:highlight w:val="yellow"/>
                        </w:rPr>
                        <w:t xml:space="preserve"> </w:t>
                      </w:r>
                      <w:r w:rsidRPr="00251D36">
                        <w:rPr>
                          <w:b/>
                          <w:bCs/>
                          <w:color w:val="002060"/>
                          <w:spacing w:val="30"/>
                          <w:sz w:val="36"/>
                          <w:szCs w:val="36"/>
                          <w:highlight w:val="yellow"/>
                        </w:rPr>
                        <w:t>Company</w:t>
                      </w:r>
                      <w:r w:rsidR="007E1147" w:rsidRPr="00251D36">
                        <w:rPr>
                          <w:b/>
                          <w:bCs/>
                          <w:color w:val="002060"/>
                          <w:spacing w:val="30"/>
                          <w:sz w:val="36"/>
                          <w:szCs w:val="36"/>
                          <w:highlight w:val="yellow"/>
                        </w:rPr>
                        <w:t>, Tamil Nadu</w:t>
                      </w:r>
                      <w:r w:rsidR="007E1147" w:rsidRPr="00E34F0B">
                        <w:rPr>
                          <w:b/>
                          <w:bCs/>
                          <w:color w:val="002060"/>
                          <w:spacing w:val="30"/>
                          <w:sz w:val="36"/>
                          <w:szCs w:val="36"/>
                        </w:rPr>
                        <w:t xml:space="preserve"> </w:t>
                      </w:r>
                    </w:p>
                  </w:txbxContent>
                </v:textbox>
                <w10:wrap type="square" anchorx="page"/>
              </v:shape>
            </w:pict>
          </mc:Fallback>
        </mc:AlternateContent>
      </w:r>
      <w:r w:rsidR="007E1147">
        <w:rPr>
          <w:noProof/>
        </w:rPr>
        <mc:AlternateContent>
          <mc:Choice Requires="wps">
            <w:drawing>
              <wp:anchor distT="45720" distB="45720" distL="114300" distR="114300" simplePos="0" relativeHeight="251716608" behindDoc="0" locked="0" layoutInCell="1" allowOverlap="1" wp14:anchorId="4CB54734" wp14:editId="7EAFAAB8">
                <wp:simplePos x="0" y="0"/>
                <wp:positionH relativeFrom="margin">
                  <wp:posOffset>633554</wp:posOffset>
                </wp:positionH>
                <wp:positionV relativeFrom="paragraph">
                  <wp:posOffset>189811</wp:posOffset>
                </wp:positionV>
                <wp:extent cx="5785485" cy="3041015"/>
                <wp:effectExtent l="0" t="0" r="0" b="0"/>
                <wp:wrapSquare wrapText="bothSides"/>
                <wp:docPr id="1609761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3041015"/>
                        </a:xfrm>
                        <a:prstGeom prst="rect">
                          <a:avLst/>
                        </a:prstGeom>
                        <a:noFill/>
                        <a:ln w="9525">
                          <a:noFill/>
                          <a:miter lim="800000"/>
                          <a:headEnd/>
                          <a:tailEnd/>
                        </a:ln>
                      </wps:spPr>
                      <wps:txbx>
                        <w:txbxContent>
                          <w:p w14:paraId="391B941A" w14:textId="77777777" w:rsidR="007E1147" w:rsidRPr="00C0411B" w:rsidRDefault="007E1147" w:rsidP="007E1147">
                            <w:pPr>
                              <w:spacing w:before="100" w:beforeAutospacing="1" w:after="100" w:afterAutospacing="1"/>
                              <w:rPr>
                                <w:rFonts w:ascii="Abadi" w:hAnsi="Abadi" w:cs="Poppins"/>
                                <w:color w:val="FFFFFF" w:themeColor="background1"/>
                                <w:sz w:val="120"/>
                                <w:szCs w:val="120"/>
                              </w:rPr>
                            </w:pPr>
                            <w:r w:rsidRPr="00251D36">
                              <w:rPr>
                                <w:rFonts w:ascii="Abadi" w:hAnsi="Abadi" w:cs="Poppins"/>
                                <w:b/>
                                <w:bCs/>
                                <w:color w:val="FFFFFF" w:themeColor="background1"/>
                                <w:sz w:val="120"/>
                                <w:szCs w:val="120"/>
                                <w:highlight w:val="yellow"/>
                              </w:rPr>
                              <w:t>1200</w:t>
                            </w:r>
                            <w:r w:rsidRPr="00C0411B">
                              <w:rPr>
                                <w:rFonts w:ascii="Abadi" w:hAnsi="Abadi" w:cs="Poppins"/>
                                <w:b/>
                                <w:bCs/>
                                <w:color w:val="FFFFFF" w:themeColor="background1"/>
                                <w:sz w:val="120"/>
                                <w:szCs w:val="120"/>
                              </w:rPr>
                              <w:t xml:space="preserve"> kWp</w:t>
                            </w:r>
                            <w:r w:rsidRPr="00C0411B">
                              <w:rPr>
                                <w:rFonts w:ascii="Abadi" w:hAnsi="Abadi" w:cs="Poppins"/>
                                <w:color w:val="FFFFFF" w:themeColor="background1"/>
                                <w:sz w:val="120"/>
                                <w:szCs w:val="120"/>
                              </w:rPr>
                              <w:t xml:space="preserve"> </w:t>
                            </w:r>
                            <w:r w:rsidRPr="00C0411B">
                              <w:rPr>
                                <w:rFonts w:ascii="Abadi" w:hAnsi="Abadi" w:cs="Poppins"/>
                                <w:color w:val="FFFFFF" w:themeColor="background1"/>
                                <w:sz w:val="120"/>
                                <w:szCs w:val="120"/>
                              </w:rPr>
                              <w:br/>
                            </w:r>
                            <w:r w:rsidRPr="00C0411B">
                              <w:rPr>
                                <w:rFonts w:ascii="Abadi" w:hAnsi="Abadi" w:cs="Poppins"/>
                                <w:b/>
                                <w:bCs/>
                                <w:color w:val="F6EFC8"/>
                                <w:sz w:val="120"/>
                                <w:szCs w:val="120"/>
                              </w:rPr>
                              <w:t xml:space="preserve">Solar </w:t>
                            </w:r>
                            <w:r w:rsidR="00BD37F4">
                              <w:rPr>
                                <w:rFonts w:ascii="Abadi" w:hAnsi="Abadi" w:cs="Poppins"/>
                                <w:b/>
                                <w:bCs/>
                                <w:color w:val="F6EFC8"/>
                                <w:sz w:val="120"/>
                                <w:szCs w:val="120"/>
                              </w:rPr>
                              <w:t>Opex</w:t>
                            </w:r>
                            <w:r w:rsidRPr="00C0411B">
                              <w:rPr>
                                <w:rFonts w:ascii="Abadi" w:hAnsi="Abadi" w:cs="Poppins"/>
                                <w:b/>
                                <w:bCs/>
                                <w:color w:val="F6EFC8"/>
                                <w:sz w:val="120"/>
                                <w:szCs w:val="120"/>
                              </w:rPr>
                              <w:t xml:space="preserve"> Proposal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CB54734" id="_x0000_s1027" type="#_x0000_t202" style="position:absolute;margin-left:49.9pt;margin-top:14.95pt;width:455.55pt;height:239.4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" filled="f" stroked="f">
                <v:textbox>
                  <w:txbxContent>
                    <w:p w14:paraId="391B941A" w14:textId="77777777" w:rsidR="007E1147" w:rsidRPr="00C0411B" w:rsidRDefault="007E1147" w:rsidP="007E1147">
                      <w:pPr>
                        <w:spacing w:before="100" w:beforeAutospacing="1" w:after="100" w:afterAutospacing="1"/>
                        <w:rPr>
                          <w:rFonts w:ascii="Abadi" w:hAnsi="Abadi" w:cs="Poppins"/>
                          <w:color w:val="FFFFFF" w:themeColor="background1"/>
                          <w:sz w:val="120"/>
                          <w:szCs w:val="120"/>
                        </w:rPr>
                      </w:pPr>
                      <w:r w:rsidRPr="00251D36">
                        <w:rPr>
                          <w:rFonts w:ascii="Abadi" w:hAnsi="Abadi" w:cs="Poppins"/>
                          <w:b/>
                          <w:bCs/>
                          <w:color w:val="FFFFFF" w:themeColor="background1"/>
                          <w:sz w:val="120"/>
                          <w:szCs w:val="120"/>
                          <w:highlight w:val="yellow"/>
                        </w:rPr>
                        <w:t>1200</w:t>
                      </w:r>
                      <w:r w:rsidRPr="00C0411B">
                        <w:rPr>
                          <w:rFonts w:ascii="Abadi" w:hAnsi="Abadi" w:cs="Poppins"/>
                          <w:b/>
                          <w:bCs/>
                          <w:color w:val="FFFFFF" w:themeColor="background1"/>
                          <w:sz w:val="120"/>
                          <w:szCs w:val="120"/>
                        </w:rPr>
                        <w:t xml:space="preserve"> kWp</w:t>
                      </w:r>
                      <w:r w:rsidRPr="00C0411B">
                        <w:rPr>
                          <w:rFonts w:ascii="Abadi" w:hAnsi="Abadi" w:cs="Poppins"/>
                          <w:color w:val="FFFFFF" w:themeColor="background1"/>
                          <w:sz w:val="120"/>
                          <w:szCs w:val="120"/>
                        </w:rPr>
                        <w:t xml:space="preserve"> </w:t>
                      </w:r>
                      <w:r w:rsidRPr="00C0411B">
                        <w:rPr>
                          <w:rFonts w:ascii="Abadi" w:hAnsi="Abadi" w:cs="Poppins"/>
                          <w:color w:val="FFFFFF" w:themeColor="background1"/>
                          <w:sz w:val="120"/>
                          <w:szCs w:val="120"/>
                        </w:rPr>
                        <w:br/>
                      </w:r>
                      <w:r w:rsidRPr="00C0411B">
                        <w:rPr>
                          <w:rFonts w:ascii="Abadi" w:hAnsi="Abadi" w:cs="Poppins"/>
                          <w:b/>
                          <w:bCs/>
                          <w:color w:val="F6EFC8"/>
                          <w:sz w:val="120"/>
                          <w:szCs w:val="120"/>
                        </w:rPr>
                        <w:t xml:space="preserve">Solar </w:t>
                      </w:r>
                      <w:proofErr w:type="spellStart"/>
                      <w:r w:rsidR="00BD37F4">
                        <w:rPr>
                          <w:rFonts w:ascii="Abadi" w:hAnsi="Abadi" w:cs="Poppins"/>
                          <w:b/>
                          <w:bCs/>
                          <w:color w:val="F6EFC8"/>
                          <w:sz w:val="120"/>
                          <w:szCs w:val="120"/>
                        </w:rPr>
                        <w:t>Opex</w:t>
                      </w:r>
                      <w:proofErr w:type="spellEnd"/>
                      <w:r w:rsidRPr="00C0411B">
                        <w:rPr>
                          <w:rFonts w:ascii="Abadi" w:hAnsi="Abadi" w:cs="Poppins"/>
                          <w:b/>
                          <w:bCs/>
                          <w:color w:val="F6EFC8"/>
                          <w:sz w:val="120"/>
                          <w:szCs w:val="120"/>
                        </w:rPr>
                        <w:t xml:space="preserve"> Proposal</w:t>
                      </w:r>
                    </w:p>
                  </w:txbxContent>
                </v:textbox>
                <w10:wrap type="square" anchorx="margin"/>
              </v:shape>
            </w:pict>
          </mc:Fallback>
        </mc:AlternateContent>
      </w:r>
      <w:r w:rsidR="000321E9">
        <w:rPr>
          <w:b/>
          <w:bCs/>
        </w:rPr>
        <w:br w:type="page"/>
      </w:r>
      <w:r w:rsidR="00EB6C7F">
        <w:rPr>
          <w:b/>
          <w:bCs/>
          <w:noProof/>
        </w:rPr>
        <w:lastRenderedPageBreak/>
        <w:drawing>
          <wp:anchor distT="0" distB="0" distL="114300" distR="114300" simplePos="0" relativeHeight="251741184" behindDoc="0" locked="0" layoutInCell="1" allowOverlap="1" wp14:anchorId="3EA853FB" wp14:editId="6DE33AC6">
            <wp:simplePos x="0" y="0"/>
            <wp:positionH relativeFrom="margin">
              <wp:align>center</wp:align>
            </wp:positionH>
            <wp:positionV relativeFrom="paragraph">
              <wp:posOffset>-632663</wp:posOffset>
            </wp:positionV>
            <wp:extent cx="7267903" cy="10691122"/>
            <wp:effectExtent l="0" t="0" r="9525" b="0"/>
            <wp:wrapNone/>
            <wp:docPr id="10293762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6241" name="Picture 1029376241"/>
                    <pic:cNvPicPr/>
                  </pic:nvPicPr>
                  <pic:blipFill>
                    <a:blip r:embed="rId13">
                      <a:extLst>
                        <a:ext uri="{28A0092B-C50C-407E-A947-70E740481C1C}">
                          <a14:useLocalDpi xmlns:a14="http://schemas.microsoft.com/office/drawing/2010/main" val="0"/>
                        </a:ext>
                      </a:extLst>
                    </a:blip>
                    <a:stretch>
                      <a:fillRect/>
                    </a:stretch>
                  </pic:blipFill>
                  <pic:spPr>
                    <a:xfrm>
                      <a:off x="0" y="0"/>
                      <a:ext cx="7267903" cy="10691122"/>
                    </a:xfrm>
                    <a:prstGeom prst="rect">
                      <a:avLst/>
                    </a:prstGeom>
                  </pic:spPr>
                </pic:pic>
              </a:graphicData>
            </a:graphic>
            <wp14:sizeRelH relativeFrom="margin">
              <wp14:pctWidth>0</wp14:pctWidth>
            </wp14:sizeRelH>
            <wp14:sizeRelV relativeFrom="margin">
              <wp14:pctHeight>0</wp14:pctHeight>
            </wp14:sizeRelV>
          </wp:anchor>
        </w:drawing>
      </w:r>
      <w:r w:rsidR="007E1147">
        <w:rPr>
          <w:b/>
          <w:bCs/>
        </w:rPr>
        <w:br w:type="page"/>
      </w:r>
    </w:p>
    <w:p w14:paraId="5D84B2AE" w14:textId="77777777" w:rsidR="00C834F1" w:rsidRDefault="00C834F1" w:rsidP="000321E9">
      <w:pPr>
        <w:ind w:left="720"/>
        <w:rPr>
          <w:b/>
          <w:bCs/>
        </w:rPr>
        <w:sectPr w:rsidR="00C834F1" w:rsidSect="00A952AD">
          <w:footerReference w:type="default" r:id="rId14"/>
          <w:type w:val="continuous"/>
          <w:pgSz w:w="11906" w:h="16838" w:code="9"/>
          <w:pgMar w:top="1000" w:right="0" w:bottom="1100" w:left="0" w:header="708" w:footer="708" w:gutter="0"/>
          <w:cols w:space="720"/>
          <w:docGrid w:linePitch="360"/>
        </w:sectPr>
      </w:pPr>
    </w:p>
    <w:p w14:paraId="6E8591DA" w14:textId="4DA1AA99" w:rsidR="000B40DF" w:rsidRDefault="0049458E" w:rsidP="000321E9">
      <w:pPr>
        <w:ind w:left="720"/>
        <w:rPr>
          <w:b/>
          <w:bCs/>
          <w:noProof/>
        </w:rPr>
      </w:pPr>
      <w:r>
        <w:rPr>
          <w:b/>
          <w:bCs/>
          <w:noProof/>
        </w:rPr>
        <w:lastRenderedPageBreak/>
        <w:drawing>
          <wp:anchor distT="0" distB="0" distL="114300" distR="114300" simplePos="0" relativeHeight="251653113" behindDoc="0" locked="0" layoutInCell="1" allowOverlap="1" wp14:anchorId="17DB86D8" wp14:editId="66EBB8C4">
            <wp:simplePos x="0" y="0"/>
            <wp:positionH relativeFrom="margin">
              <wp:posOffset>189186</wp:posOffset>
            </wp:positionH>
            <wp:positionV relativeFrom="paragraph">
              <wp:posOffset>138211</wp:posOffset>
            </wp:positionV>
            <wp:extent cx="7283494" cy="8576109"/>
            <wp:effectExtent l="0" t="0" r="0" b="0"/>
            <wp:wrapNone/>
            <wp:docPr id="14891756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84833" cy="8577685"/>
                    </a:xfrm>
                    <a:prstGeom prst="rect">
                      <a:avLst/>
                    </a:prstGeom>
                    <a:noFill/>
                  </pic:spPr>
                </pic:pic>
              </a:graphicData>
            </a:graphic>
            <wp14:sizeRelH relativeFrom="margin">
              <wp14:pctWidth>0</wp14:pctWidth>
            </wp14:sizeRelH>
            <wp14:sizeRelV relativeFrom="margin">
              <wp14:pctHeight>0</wp14:pctHeight>
            </wp14:sizeRelV>
          </wp:anchor>
        </w:drawing>
      </w:r>
    </w:p>
    <w:p w14:paraId="441B225B" w14:textId="73C45299" w:rsidR="00371A9C" w:rsidRDefault="00371A9C" w:rsidP="000321E9">
      <w:pPr>
        <w:ind w:left="720"/>
        <w:rPr>
          <w:b/>
          <w:bCs/>
          <w:noProof/>
        </w:rPr>
      </w:pPr>
    </w:p>
    <w:p w14:paraId="188CEE4B" w14:textId="699C8708" w:rsidR="00371A9C" w:rsidRDefault="00371A9C" w:rsidP="000321E9">
      <w:pPr>
        <w:ind w:left="720"/>
        <w:rPr>
          <w:b/>
          <w:bCs/>
          <w:noProof/>
        </w:rPr>
      </w:pPr>
    </w:p>
    <w:p w14:paraId="1DCEE124" w14:textId="6B66A4C7" w:rsidR="00371A9C" w:rsidRDefault="00371A9C" w:rsidP="000321E9">
      <w:pPr>
        <w:ind w:left="720"/>
        <w:rPr>
          <w:b/>
          <w:bCs/>
          <w:noProof/>
        </w:rPr>
      </w:pPr>
    </w:p>
    <w:p w14:paraId="4A32AA54" w14:textId="77777777" w:rsidR="000B40DF" w:rsidRDefault="000B40DF" w:rsidP="000321E9">
      <w:pPr>
        <w:ind w:left="720"/>
        <w:rPr>
          <w:b/>
          <w:bCs/>
          <w:noProof/>
        </w:rPr>
      </w:pPr>
    </w:p>
    <w:p w14:paraId="46C79CF8" w14:textId="744E0002" w:rsidR="00F87C6B" w:rsidRDefault="00F87C6B" w:rsidP="000321E9">
      <w:pPr>
        <w:ind w:left="720"/>
        <w:rPr>
          <w:b/>
          <w:bCs/>
          <w:noProof/>
        </w:rPr>
      </w:pPr>
    </w:p>
    <w:p w14:paraId="72DDB52D" w14:textId="29AB9EC3" w:rsidR="00C853E2" w:rsidRDefault="00C853E2" w:rsidP="000321E9">
      <w:pPr>
        <w:ind w:left="720"/>
        <w:rPr>
          <w:b/>
          <w:bCs/>
          <w:noProof/>
        </w:rPr>
      </w:pPr>
    </w:p>
    <w:p w14:paraId="3E7C6C72" w14:textId="7C8000AA" w:rsidR="002753B1" w:rsidRDefault="002753B1" w:rsidP="000321E9">
      <w:pPr>
        <w:ind w:left="720"/>
        <w:rPr>
          <w:b/>
          <w:bCs/>
          <w:noProof/>
        </w:rPr>
      </w:pPr>
    </w:p>
    <w:p w14:paraId="465916DF" w14:textId="77777777" w:rsidR="00D23AFC" w:rsidRDefault="00D23AFC" w:rsidP="00C853E2">
      <w:pPr>
        <w:ind w:left="720"/>
        <w:rPr>
          <w:b/>
          <w:bCs/>
          <w:noProof/>
        </w:rPr>
      </w:pPr>
    </w:p>
    <w:p w14:paraId="62CF5176" w14:textId="1739D60B" w:rsidR="00B40140" w:rsidRDefault="002D48DA" w:rsidP="00C853E2">
      <w:pPr>
        <w:ind w:left="720"/>
        <w:rPr>
          <w:b/>
          <w:bCs/>
        </w:rPr>
      </w:pPr>
      <w:r w:rsidRPr="00C853E2">
        <w:rPr>
          <w:b/>
          <w:bCs/>
          <w:noProof/>
        </w:rPr>
        <mc:AlternateContent>
          <mc:Choice Requires="wps">
            <w:drawing>
              <wp:anchor distT="45720" distB="45720" distL="114300" distR="114300" simplePos="0" relativeHeight="251679744" behindDoc="0" locked="0" layoutInCell="1" allowOverlap="1" wp14:anchorId="3CE767DA" wp14:editId="3C2F261B">
                <wp:simplePos x="0" y="0"/>
                <wp:positionH relativeFrom="margin">
                  <wp:posOffset>2847340</wp:posOffset>
                </wp:positionH>
                <wp:positionV relativeFrom="paragraph">
                  <wp:posOffset>6271895</wp:posOffset>
                </wp:positionV>
                <wp:extent cx="1382395" cy="502285"/>
                <wp:effectExtent l="0" t="0" r="0" b="0"/>
                <wp:wrapSquare wrapText="bothSides"/>
                <wp:docPr id="574435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2395" cy="502285"/>
                        </a:xfrm>
                        <a:prstGeom prst="rect">
                          <a:avLst/>
                        </a:prstGeom>
                        <a:noFill/>
                        <a:ln w="9525">
                          <a:noFill/>
                          <a:miter lim="800000"/>
                          <a:headEnd/>
                          <a:tailEnd/>
                        </a:ln>
                      </wps:spPr>
                      <wps:txbx>
                        <w:txbxContent>
                          <w:p w14:paraId="29EE2F8B" w14:textId="51C768FC" w:rsidR="00C853E2" w:rsidRPr="00D23AFC" w:rsidRDefault="00C853E2" w:rsidP="00C853E2">
                            <w:pPr>
                              <w:rPr>
                                <w:b/>
                                <w:bCs/>
                                <w:color w:val="0E2841" w:themeColor="text2"/>
                                <w:sz w:val="40"/>
                                <w:szCs w:val="40"/>
                                <w:lang w:val="en-US"/>
                              </w:rPr>
                            </w:pPr>
                            <w:r w:rsidRPr="00251D36">
                              <w:rPr>
                                <w:b/>
                                <w:bCs/>
                                <w:color w:val="0E2841" w:themeColor="text2"/>
                                <w:sz w:val="40"/>
                                <w:szCs w:val="40"/>
                                <w:highlight w:val="yellow"/>
                                <w:lang w:val="en-US"/>
                              </w:rPr>
                              <w:t>37</w:t>
                            </w:r>
                            <w:r w:rsidR="000B40DF" w:rsidRPr="00251D36">
                              <w:rPr>
                                <w:b/>
                                <w:bCs/>
                                <w:color w:val="0E2841" w:themeColor="text2"/>
                                <w:sz w:val="40"/>
                                <w:szCs w:val="40"/>
                                <w:highlight w:val="yellow"/>
                                <w:lang w:val="en-US"/>
                              </w:rPr>
                              <w:t>.</w:t>
                            </w:r>
                            <w:r w:rsidRPr="00251D36">
                              <w:rPr>
                                <w:b/>
                                <w:bCs/>
                                <w:color w:val="0E2841" w:themeColor="text2"/>
                                <w:sz w:val="40"/>
                                <w:szCs w:val="40"/>
                                <w:highlight w:val="yellow"/>
                                <w:lang w:val="en-US"/>
                              </w:rPr>
                              <w:t>7</w:t>
                            </w:r>
                            <w:r w:rsidR="000B40DF">
                              <w:rPr>
                                <w:b/>
                                <w:bCs/>
                                <w:color w:val="0E2841" w:themeColor="text2"/>
                                <w:sz w:val="40"/>
                                <w:szCs w:val="40"/>
                                <w:lang w:val="en-US"/>
                              </w:rPr>
                              <w:t xml:space="preserve"> </w:t>
                            </w:r>
                            <w:r w:rsidR="0037459B">
                              <w:rPr>
                                <w:b/>
                                <w:bCs/>
                                <w:color w:val="0E2841" w:themeColor="text2"/>
                                <w:sz w:val="40"/>
                                <w:szCs w:val="40"/>
                                <w:lang w:val="en-US"/>
                              </w:rPr>
                              <w: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E767DA" id="_x0000_s1028" type="#_x0000_t202" style="position:absolute;left:0;text-align:left;margin-left:224.2pt;margin-top:493.85pt;width:108.85pt;height:39.5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" filled="f" stroked="f">
                <v:textbox>
                  <w:txbxContent>
                    <w:p w14:paraId="29EE2F8B" w14:textId="51C768FC" w:rsidR="00C853E2" w:rsidRPr="00D23AFC" w:rsidRDefault="00C853E2" w:rsidP="00C853E2">
                      <w:pPr>
                        <w:rPr>
                          <w:b/>
                          <w:bCs/>
                          <w:color w:val="0E2841" w:themeColor="text2"/>
                          <w:sz w:val="40"/>
                          <w:szCs w:val="40"/>
                          <w:lang w:val="en-US"/>
                        </w:rPr>
                      </w:pPr>
                      <w:r w:rsidRPr="00251D36">
                        <w:rPr>
                          <w:b/>
                          <w:bCs/>
                          <w:color w:val="0E2841" w:themeColor="text2"/>
                          <w:sz w:val="40"/>
                          <w:szCs w:val="40"/>
                          <w:highlight w:val="yellow"/>
                          <w:lang w:val="en-US"/>
                        </w:rPr>
                        <w:t>37</w:t>
                      </w:r>
                      <w:r w:rsidR="000B40DF" w:rsidRPr="00251D36">
                        <w:rPr>
                          <w:b/>
                          <w:bCs/>
                          <w:color w:val="0E2841" w:themeColor="text2"/>
                          <w:sz w:val="40"/>
                          <w:szCs w:val="40"/>
                          <w:highlight w:val="yellow"/>
                          <w:lang w:val="en-US"/>
                        </w:rPr>
                        <w:t>.</w:t>
                      </w:r>
                      <w:r w:rsidRPr="00251D36">
                        <w:rPr>
                          <w:b/>
                          <w:bCs/>
                          <w:color w:val="0E2841" w:themeColor="text2"/>
                          <w:sz w:val="40"/>
                          <w:szCs w:val="40"/>
                          <w:highlight w:val="yellow"/>
                          <w:lang w:val="en-US"/>
                        </w:rPr>
                        <w:t>7</w:t>
                      </w:r>
                      <w:r w:rsidR="000B40DF">
                        <w:rPr>
                          <w:b/>
                          <w:bCs/>
                          <w:color w:val="0E2841" w:themeColor="text2"/>
                          <w:sz w:val="40"/>
                          <w:szCs w:val="40"/>
                          <w:lang w:val="en-US"/>
                        </w:rPr>
                        <w:t xml:space="preserve"> </w:t>
                      </w:r>
                      <w:r w:rsidR="0037459B">
                        <w:rPr>
                          <w:b/>
                          <w:bCs/>
                          <w:color w:val="0E2841" w:themeColor="text2"/>
                          <w:sz w:val="40"/>
                          <w:szCs w:val="40"/>
                          <w:lang w:val="en-US"/>
                        </w:rPr>
                        <w:t>L</w:t>
                      </w:r>
                    </w:p>
                  </w:txbxContent>
                </v:textbox>
                <w10:wrap type="square" anchorx="margin"/>
              </v:shape>
            </w:pict>
          </mc:Fallback>
        </mc:AlternateContent>
      </w:r>
      <w:r w:rsidR="002143C0" w:rsidRPr="00C853E2">
        <w:rPr>
          <w:b/>
          <w:bCs/>
          <w:noProof/>
        </w:rPr>
        <mc:AlternateContent>
          <mc:Choice Requires="wps">
            <w:drawing>
              <wp:anchor distT="45720" distB="45720" distL="114300" distR="114300" simplePos="0" relativeHeight="251692032" behindDoc="0" locked="0" layoutInCell="1" allowOverlap="1" wp14:anchorId="60013380" wp14:editId="4DC5D107">
                <wp:simplePos x="0" y="0"/>
                <wp:positionH relativeFrom="column">
                  <wp:posOffset>3095625</wp:posOffset>
                </wp:positionH>
                <wp:positionV relativeFrom="paragraph">
                  <wp:posOffset>3593270</wp:posOffset>
                </wp:positionV>
                <wp:extent cx="1904365" cy="403860"/>
                <wp:effectExtent l="0" t="0" r="0" b="0"/>
                <wp:wrapSquare wrapText="bothSides"/>
                <wp:docPr id="855132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4365" cy="403860"/>
                        </a:xfrm>
                        <a:prstGeom prst="rect">
                          <a:avLst/>
                        </a:prstGeom>
                        <a:noFill/>
                        <a:ln w="9525">
                          <a:noFill/>
                          <a:miter lim="800000"/>
                          <a:headEnd/>
                          <a:tailEnd/>
                        </a:ln>
                      </wps:spPr>
                      <wps:txbx>
                        <w:txbxContent>
                          <w:p w14:paraId="629C533A" w14:textId="0F4C494D" w:rsidR="00F80221" w:rsidRPr="00F80221" w:rsidRDefault="00F80221" w:rsidP="00F80221">
                            <w:pPr>
                              <w:rPr>
                                <w:b/>
                                <w:bCs/>
                                <w:color w:val="156082" w:themeColor="accent1"/>
                                <w:sz w:val="40"/>
                                <w:szCs w:val="40"/>
                              </w:rPr>
                            </w:pPr>
                            <w:r w:rsidRPr="00251D36">
                              <w:rPr>
                                <w:b/>
                                <w:bCs/>
                                <w:color w:val="156082" w:themeColor="accent1"/>
                                <w:sz w:val="40"/>
                                <w:szCs w:val="40"/>
                                <w:highlight w:val="yellow"/>
                              </w:rPr>
                              <w:t>₹45 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0013380" id="_x0000_s1029" type="#_x0000_t202" style="position:absolute;left:0;text-align:left;margin-left:243.75pt;margin-top:282.95pt;width:149.95pt;height:31.8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" filled="f" stroked="f">
                <v:textbox>
                  <w:txbxContent>
                    <w:p w14:paraId="629C533A" w14:textId="0F4C494D" w:rsidR="00F80221" w:rsidRPr="00F80221" w:rsidRDefault="00F80221" w:rsidP="00F80221">
                      <w:pPr>
                        <w:rPr>
                          <w:b/>
                          <w:bCs/>
                          <w:color w:val="156082" w:themeColor="accent1"/>
                          <w:sz w:val="40"/>
                          <w:szCs w:val="40"/>
                        </w:rPr>
                      </w:pPr>
                      <w:r w:rsidRPr="00251D36">
                        <w:rPr>
                          <w:b/>
                          <w:bCs/>
                          <w:color w:val="156082" w:themeColor="accent1"/>
                          <w:sz w:val="40"/>
                          <w:szCs w:val="40"/>
                          <w:highlight w:val="yellow"/>
                        </w:rPr>
                        <w:t>₹45 L</w:t>
                      </w:r>
                    </w:p>
                  </w:txbxContent>
                </v:textbox>
                <w10:wrap type="square"/>
              </v:shape>
            </w:pict>
          </mc:Fallback>
        </mc:AlternateContent>
      </w:r>
      <w:r w:rsidR="002143C0" w:rsidRPr="00C853E2">
        <w:rPr>
          <w:b/>
          <w:bCs/>
          <w:noProof/>
        </w:rPr>
        <mc:AlternateContent>
          <mc:Choice Requires="wps">
            <w:drawing>
              <wp:anchor distT="45720" distB="45720" distL="114300" distR="114300" simplePos="0" relativeHeight="251698176" behindDoc="0" locked="0" layoutInCell="1" allowOverlap="1" wp14:anchorId="766846A9" wp14:editId="592215E4">
                <wp:simplePos x="0" y="0"/>
                <wp:positionH relativeFrom="column">
                  <wp:posOffset>5812155</wp:posOffset>
                </wp:positionH>
                <wp:positionV relativeFrom="paragraph">
                  <wp:posOffset>3614420</wp:posOffset>
                </wp:positionV>
                <wp:extent cx="1328420" cy="408940"/>
                <wp:effectExtent l="0" t="0" r="0" b="0"/>
                <wp:wrapSquare wrapText="bothSides"/>
                <wp:docPr id="367056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420" cy="408940"/>
                        </a:xfrm>
                        <a:prstGeom prst="rect">
                          <a:avLst/>
                        </a:prstGeom>
                        <a:noFill/>
                        <a:ln w="9525">
                          <a:noFill/>
                          <a:miter lim="800000"/>
                          <a:headEnd/>
                          <a:tailEnd/>
                        </a:ln>
                      </wps:spPr>
                      <wps:txbx>
                        <w:txbxContent>
                          <w:p w14:paraId="3D7BA271" w14:textId="77777777" w:rsidR="00F80221" w:rsidRPr="00F80221" w:rsidRDefault="00F80221" w:rsidP="00F80221">
                            <w:pPr>
                              <w:rPr>
                                <w:b/>
                                <w:bCs/>
                                <w:color w:val="E97132" w:themeColor="accent2"/>
                                <w:sz w:val="40"/>
                                <w:szCs w:val="40"/>
                                <w:lang w:val="en-US"/>
                              </w:rPr>
                            </w:pPr>
                            <w:r w:rsidRPr="00251D36">
                              <w:rPr>
                                <w:b/>
                                <w:bCs/>
                                <w:color w:val="E97132" w:themeColor="accent2"/>
                                <w:sz w:val="40"/>
                                <w:szCs w:val="40"/>
                                <w:highlight w:val="yellow"/>
                                <w:lang w:val="en-US"/>
                              </w:rPr>
                              <w:t>3 + 1 Months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66846A9" id="_x0000_s1030" type="#_x0000_t202" style="position:absolute;left:0;text-align:left;margin-left:457.65pt;margin-top:284.6pt;width:104.6pt;height:32.2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" filled="f" stroked="f">
                <v:textbox>
                  <w:txbxContent>
                    <w:p w14:paraId="3D7BA271" w14:textId="77777777" w:rsidR="00F80221" w:rsidRPr="00F80221" w:rsidRDefault="00F80221" w:rsidP="00F80221">
                      <w:pPr>
                        <w:rPr>
                          <w:b/>
                          <w:bCs/>
                          <w:color w:val="E97132" w:themeColor="accent2"/>
                          <w:sz w:val="40"/>
                          <w:szCs w:val="40"/>
                          <w:lang w:val="en-US"/>
                        </w:rPr>
                      </w:pPr>
                      <w:r w:rsidRPr="00251D36">
                        <w:rPr>
                          <w:b/>
                          <w:bCs/>
                          <w:color w:val="E97132" w:themeColor="accent2"/>
                          <w:sz w:val="40"/>
                          <w:szCs w:val="40"/>
                          <w:highlight w:val="yellow"/>
                          <w:lang w:val="en-US"/>
                        </w:rPr>
                        <w:t>3 + 1 Months</w:t>
                      </w:r>
                    </w:p>
                  </w:txbxContent>
                </v:textbox>
                <w10:wrap type="square"/>
              </v:shape>
            </w:pict>
          </mc:Fallback>
        </mc:AlternateContent>
      </w:r>
      <w:r w:rsidR="002143C0" w:rsidRPr="00C853E2">
        <w:rPr>
          <w:b/>
          <w:bCs/>
          <w:noProof/>
        </w:rPr>
        <mc:AlternateContent>
          <mc:Choice Requires="wps">
            <w:drawing>
              <wp:anchor distT="45720" distB="45720" distL="114300" distR="114300" simplePos="0" relativeHeight="251700224" behindDoc="0" locked="0" layoutInCell="1" allowOverlap="1" wp14:anchorId="1E70A902" wp14:editId="2739A70B">
                <wp:simplePos x="0" y="0"/>
                <wp:positionH relativeFrom="column">
                  <wp:posOffset>4438650</wp:posOffset>
                </wp:positionH>
                <wp:positionV relativeFrom="paragraph">
                  <wp:posOffset>3592195</wp:posOffset>
                </wp:positionV>
                <wp:extent cx="1207135" cy="408940"/>
                <wp:effectExtent l="0" t="0" r="0" b="0"/>
                <wp:wrapSquare wrapText="bothSides"/>
                <wp:docPr id="815235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135" cy="408940"/>
                        </a:xfrm>
                        <a:prstGeom prst="rect">
                          <a:avLst/>
                        </a:prstGeom>
                        <a:noFill/>
                        <a:ln w="9525">
                          <a:noFill/>
                          <a:miter lim="800000"/>
                          <a:headEnd/>
                          <a:tailEnd/>
                        </a:ln>
                      </wps:spPr>
                      <wps:txbx>
                        <w:txbxContent>
                          <w:p w14:paraId="68B0DBBC" w14:textId="77777777" w:rsidR="00F80221" w:rsidRPr="00F80221" w:rsidRDefault="00F80221" w:rsidP="00F80221">
                            <w:pPr>
                              <w:rPr>
                                <w:b/>
                                <w:bCs/>
                                <w:color w:val="4EA72E" w:themeColor="accent6"/>
                                <w:sz w:val="40"/>
                                <w:szCs w:val="40"/>
                              </w:rPr>
                            </w:pPr>
                            <w:r w:rsidRPr="00251D36">
                              <w:rPr>
                                <w:b/>
                                <w:bCs/>
                                <w:color w:val="4EA72E" w:themeColor="accent6"/>
                                <w:sz w:val="40"/>
                                <w:szCs w:val="40"/>
                                <w:highlight w:val="yellow"/>
                              </w:rPr>
                              <w:t>1593 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70A902" id="_x0000_s1031" type="#_x0000_t202" style="position:absolute;left:0;text-align:left;margin-left:349.5pt;margin-top:282.85pt;width:95.05pt;height:32.2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" filled="f" stroked="f">
                <v:textbox>
                  <w:txbxContent>
                    <w:p w14:paraId="68B0DBBC" w14:textId="77777777" w:rsidR="00F80221" w:rsidRPr="00F80221" w:rsidRDefault="00F80221" w:rsidP="00F80221">
                      <w:pPr>
                        <w:rPr>
                          <w:b/>
                          <w:bCs/>
                          <w:color w:val="4EA72E" w:themeColor="accent6"/>
                          <w:sz w:val="40"/>
                          <w:szCs w:val="40"/>
                        </w:rPr>
                      </w:pPr>
                      <w:r w:rsidRPr="00251D36">
                        <w:rPr>
                          <w:b/>
                          <w:bCs/>
                          <w:color w:val="4EA72E" w:themeColor="accent6"/>
                          <w:sz w:val="40"/>
                          <w:szCs w:val="40"/>
                          <w:highlight w:val="yellow"/>
                        </w:rPr>
                        <w:t>1593 t</w:t>
                      </w:r>
                    </w:p>
                  </w:txbxContent>
                </v:textbox>
                <w10:wrap type="square"/>
              </v:shape>
            </w:pict>
          </mc:Fallback>
        </mc:AlternateContent>
      </w:r>
      <w:r w:rsidR="00581FBE" w:rsidRPr="00C853E2">
        <w:rPr>
          <w:b/>
          <w:bCs/>
          <w:noProof/>
        </w:rPr>
        <mc:AlternateContent>
          <mc:Choice Requires="wps">
            <w:drawing>
              <wp:anchor distT="45720" distB="45720" distL="114300" distR="114300" simplePos="0" relativeHeight="251696128" behindDoc="0" locked="0" layoutInCell="1" allowOverlap="1" wp14:anchorId="0E23D445" wp14:editId="69A3D1F2">
                <wp:simplePos x="0" y="0"/>
                <wp:positionH relativeFrom="column">
                  <wp:posOffset>5817870</wp:posOffset>
                </wp:positionH>
                <wp:positionV relativeFrom="paragraph">
                  <wp:posOffset>2470785</wp:posOffset>
                </wp:positionV>
                <wp:extent cx="1328420" cy="408940"/>
                <wp:effectExtent l="0" t="0" r="0" b="0"/>
                <wp:wrapSquare wrapText="bothSides"/>
                <wp:docPr id="238375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420" cy="408940"/>
                        </a:xfrm>
                        <a:prstGeom prst="rect">
                          <a:avLst/>
                        </a:prstGeom>
                        <a:noFill/>
                        <a:ln w="9525">
                          <a:noFill/>
                          <a:miter lim="800000"/>
                          <a:headEnd/>
                          <a:tailEnd/>
                        </a:ln>
                      </wps:spPr>
                      <wps:txbx>
                        <w:txbxContent>
                          <w:p w14:paraId="18C44A42" w14:textId="77777777" w:rsidR="00F80221" w:rsidRPr="00F80221" w:rsidRDefault="00F80221" w:rsidP="00F80221">
                            <w:pPr>
                              <w:rPr>
                                <w:b/>
                                <w:bCs/>
                                <w:color w:val="4EA72E" w:themeColor="accent6"/>
                                <w:sz w:val="40"/>
                                <w:szCs w:val="40"/>
                                <w:lang w:val="en-US"/>
                              </w:rPr>
                            </w:pPr>
                            <w:r w:rsidRPr="00251D36">
                              <w:rPr>
                                <w:b/>
                                <w:bCs/>
                                <w:color w:val="4EA72E" w:themeColor="accent6"/>
                                <w:sz w:val="40"/>
                                <w:szCs w:val="40"/>
                                <w:highlight w:val="yellow"/>
                                <w:lang w:val="en-US"/>
                              </w:rPr>
                              <w:t>42%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E23D445" id="_x0000_s1032" type="#_x0000_t202" style="position:absolute;left:0;text-align:left;margin-left:458.1pt;margin-top:194.55pt;width:104.6pt;height:32.2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" filled="f" stroked="f">
                <v:textbox>
                  <w:txbxContent>
                    <w:p w14:paraId="18C44A42" w14:textId="77777777" w:rsidR="00F80221" w:rsidRPr="00F80221" w:rsidRDefault="00F80221" w:rsidP="00F80221">
                      <w:pPr>
                        <w:rPr>
                          <w:b/>
                          <w:bCs/>
                          <w:color w:val="4EA72E" w:themeColor="accent6"/>
                          <w:sz w:val="40"/>
                          <w:szCs w:val="40"/>
                          <w:lang w:val="en-US"/>
                        </w:rPr>
                      </w:pPr>
                      <w:r w:rsidRPr="00251D36">
                        <w:rPr>
                          <w:b/>
                          <w:bCs/>
                          <w:color w:val="4EA72E" w:themeColor="accent6"/>
                          <w:sz w:val="40"/>
                          <w:szCs w:val="40"/>
                          <w:highlight w:val="yellow"/>
                          <w:lang w:val="en-US"/>
                        </w:rPr>
                        <w:t>42%</w:t>
                      </w:r>
                    </w:p>
                  </w:txbxContent>
                </v:textbox>
                <w10:wrap type="square"/>
              </v:shape>
            </w:pict>
          </mc:Fallback>
        </mc:AlternateContent>
      </w:r>
      <w:r w:rsidR="00581FBE" w:rsidRPr="00C853E2">
        <w:rPr>
          <w:b/>
          <w:bCs/>
          <w:noProof/>
        </w:rPr>
        <mc:AlternateContent>
          <mc:Choice Requires="wps">
            <w:drawing>
              <wp:anchor distT="45720" distB="45720" distL="114300" distR="114300" simplePos="0" relativeHeight="251694080" behindDoc="0" locked="0" layoutInCell="1" allowOverlap="1" wp14:anchorId="774BEF66" wp14:editId="7B15EB8D">
                <wp:simplePos x="0" y="0"/>
                <wp:positionH relativeFrom="column">
                  <wp:posOffset>4396105</wp:posOffset>
                </wp:positionH>
                <wp:positionV relativeFrom="paragraph">
                  <wp:posOffset>2495550</wp:posOffset>
                </wp:positionV>
                <wp:extent cx="1328420" cy="408940"/>
                <wp:effectExtent l="0" t="0" r="0" b="0"/>
                <wp:wrapSquare wrapText="bothSides"/>
                <wp:docPr id="1548555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420" cy="408940"/>
                        </a:xfrm>
                        <a:prstGeom prst="rect">
                          <a:avLst/>
                        </a:prstGeom>
                        <a:noFill/>
                        <a:ln w="9525">
                          <a:noFill/>
                          <a:miter lim="800000"/>
                          <a:headEnd/>
                          <a:tailEnd/>
                        </a:ln>
                      </wps:spPr>
                      <wps:txbx>
                        <w:txbxContent>
                          <w:p w14:paraId="092233D6" w14:textId="77777777" w:rsidR="00F80221" w:rsidRPr="00A43CE0" w:rsidRDefault="00A43CE0" w:rsidP="00F80221">
                            <w:pPr>
                              <w:rPr>
                                <w:b/>
                                <w:bCs/>
                                <w:color w:val="E97132" w:themeColor="accent2"/>
                                <w:sz w:val="40"/>
                                <w:szCs w:val="40"/>
                                <w:lang w:val="en-US"/>
                              </w:rPr>
                            </w:pPr>
                            <w:r w:rsidRPr="00251D36">
                              <w:rPr>
                                <w:b/>
                                <w:bCs/>
                                <w:color w:val="E97132" w:themeColor="accent2"/>
                                <w:sz w:val="40"/>
                                <w:szCs w:val="40"/>
                                <w:highlight w:val="yellow"/>
                                <w:lang w:val="en-US"/>
                              </w:rPr>
                              <w:t>17.52 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74BEF66" id="_x0000_s1033" type="#_x0000_t202" style="position:absolute;left:0;text-align:left;margin-left:346.15pt;margin-top:196.5pt;width:104.6pt;height:32.2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" filled="f" stroked="f">
                <v:textbox>
                  <w:txbxContent>
                    <w:p w14:paraId="092233D6" w14:textId="77777777" w:rsidR="00F80221" w:rsidRPr="00A43CE0" w:rsidRDefault="00A43CE0" w:rsidP="00F80221">
                      <w:pPr>
                        <w:rPr>
                          <w:b/>
                          <w:bCs/>
                          <w:color w:val="E97132" w:themeColor="accent2"/>
                          <w:sz w:val="40"/>
                          <w:szCs w:val="40"/>
                          <w:lang w:val="en-US"/>
                        </w:rPr>
                      </w:pPr>
                      <w:r w:rsidRPr="00251D36">
                        <w:rPr>
                          <w:b/>
                          <w:bCs/>
                          <w:color w:val="E97132" w:themeColor="accent2"/>
                          <w:sz w:val="40"/>
                          <w:szCs w:val="40"/>
                          <w:highlight w:val="yellow"/>
                          <w:lang w:val="en-US"/>
                        </w:rPr>
                        <w:t>17.52 L</w:t>
                      </w:r>
                    </w:p>
                  </w:txbxContent>
                </v:textbox>
                <w10:wrap type="square"/>
              </v:shape>
            </w:pict>
          </mc:Fallback>
        </mc:AlternateContent>
      </w:r>
      <w:r w:rsidR="000B40DF" w:rsidRPr="003871D1">
        <w:rPr>
          <w:b/>
          <w:bCs/>
          <w:noProof/>
        </w:rPr>
        <mc:AlternateContent>
          <mc:Choice Requires="wps">
            <w:drawing>
              <wp:anchor distT="45720" distB="45720" distL="114300" distR="114300" simplePos="0" relativeHeight="251702272" behindDoc="0" locked="0" layoutInCell="1" allowOverlap="1" wp14:anchorId="4F071294" wp14:editId="5AFFC52F">
                <wp:simplePos x="0" y="0"/>
                <wp:positionH relativeFrom="column">
                  <wp:posOffset>461010</wp:posOffset>
                </wp:positionH>
                <wp:positionV relativeFrom="paragraph">
                  <wp:posOffset>3166110</wp:posOffset>
                </wp:positionV>
                <wp:extent cx="2425700" cy="679450"/>
                <wp:effectExtent l="0" t="0" r="0" b="6350"/>
                <wp:wrapSquare wrapText="bothSides"/>
                <wp:docPr id="1518345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0" cy="679450"/>
                        </a:xfrm>
                        <a:prstGeom prst="rect">
                          <a:avLst/>
                        </a:prstGeom>
                        <a:noFill/>
                        <a:ln w="9525">
                          <a:noFill/>
                          <a:miter lim="800000"/>
                          <a:headEnd/>
                          <a:tailEnd/>
                        </a:ln>
                      </wps:spPr>
                      <wps:txbx>
                        <w:txbxContent>
                          <w:p w14:paraId="4B5436E3" w14:textId="77777777" w:rsidR="003871D1" w:rsidRPr="000B40DF" w:rsidRDefault="003871D1" w:rsidP="00115B92">
                            <w:pPr>
                              <w:spacing w:line="276" w:lineRule="auto"/>
                              <w:rPr>
                                <w:b/>
                                <w:bCs/>
                                <w:color w:val="0E2841" w:themeColor="text2"/>
                                <w:sz w:val="24"/>
                                <w:szCs w:val="24"/>
                                <w:lang w:val="en-US"/>
                              </w:rPr>
                            </w:pPr>
                            <w:r w:rsidRPr="000B40DF">
                              <w:rPr>
                                <w:b/>
                                <w:bCs/>
                                <w:color w:val="0E2841" w:themeColor="text2"/>
                                <w:sz w:val="22"/>
                                <w:szCs w:val="22"/>
                              </w:rPr>
                              <w:t>A future ready solar solution designed to reduce energy costs and carbon emissions.</w:t>
                            </w:r>
                            <w:r w:rsidRPr="000B40DF">
                              <w:rPr>
                                <w:b/>
                                <w:bCs/>
                                <w:color w:val="0E2841" w:themeColor="text2"/>
                                <w:sz w:val="22"/>
                                <w:szCs w:val="22"/>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F071294" id="_x0000_s1034" type="#_x0000_t202" style="position:absolute;left:0;text-align:left;margin-left:36.3pt;margin-top:249.3pt;width:191pt;height:53.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" filled="f" stroked="f">
                <v:textbox>
                  <w:txbxContent>
                    <w:p w14:paraId="4B5436E3" w14:textId="77777777" w:rsidR="003871D1" w:rsidRPr="000B40DF" w:rsidRDefault="003871D1" w:rsidP="00115B92">
                      <w:pPr>
                        <w:spacing w:line="276" w:lineRule="auto"/>
                        <w:rPr>
                          <w:b/>
                          <w:bCs/>
                          <w:color w:val="0E2841" w:themeColor="text2"/>
                          <w:sz w:val="24"/>
                          <w:szCs w:val="24"/>
                          <w:lang w:val="en-US"/>
                        </w:rPr>
                      </w:pPr>
                      <w:r w:rsidRPr="000B40DF">
                        <w:rPr>
                          <w:b/>
                          <w:bCs/>
                          <w:color w:val="0E2841" w:themeColor="text2"/>
                          <w:sz w:val="22"/>
                          <w:szCs w:val="22"/>
                        </w:rPr>
                        <w:t>A future ready solar solution designed to reduce energy costs and carbon emissions.</w:t>
                      </w:r>
                      <w:r w:rsidRPr="000B40DF">
                        <w:rPr>
                          <w:b/>
                          <w:bCs/>
                          <w:color w:val="0E2841" w:themeColor="text2"/>
                          <w:sz w:val="22"/>
                          <w:szCs w:val="22"/>
                        </w:rPr>
                        <w:br/>
                      </w:r>
                    </w:p>
                  </w:txbxContent>
                </v:textbox>
                <w10:wrap type="square"/>
              </v:shape>
            </w:pict>
          </mc:Fallback>
        </mc:AlternateContent>
      </w:r>
      <w:r w:rsidR="000B40DF" w:rsidRPr="00C853E2">
        <w:rPr>
          <w:b/>
          <w:bCs/>
          <w:noProof/>
        </w:rPr>
        <mc:AlternateContent>
          <mc:Choice Requires="wps">
            <w:drawing>
              <wp:anchor distT="45720" distB="45720" distL="114300" distR="114300" simplePos="0" relativeHeight="251689984" behindDoc="0" locked="0" layoutInCell="1" allowOverlap="1" wp14:anchorId="327696DB" wp14:editId="36EA3A22">
                <wp:simplePos x="0" y="0"/>
                <wp:positionH relativeFrom="margin">
                  <wp:posOffset>3014980</wp:posOffset>
                </wp:positionH>
                <wp:positionV relativeFrom="paragraph">
                  <wp:posOffset>2482850</wp:posOffset>
                </wp:positionV>
                <wp:extent cx="1530985" cy="365125"/>
                <wp:effectExtent l="0" t="0" r="0" b="0"/>
                <wp:wrapSquare wrapText="bothSides"/>
                <wp:docPr id="158446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985" cy="365125"/>
                        </a:xfrm>
                        <a:prstGeom prst="rect">
                          <a:avLst/>
                        </a:prstGeom>
                        <a:noFill/>
                        <a:ln w="9525">
                          <a:noFill/>
                          <a:miter lim="800000"/>
                          <a:headEnd/>
                          <a:tailEnd/>
                        </a:ln>
                      </wps:spPr>
                      <wps:txbx>
                        <w:txbxContent>
                          <w:p w14:paraId="4B0B1B7C" w14:textId="77777777" w:rsidR="00F80221" w:rsidRPr="00F80221" w:rsidRDefault="00F80221" w:rsidP="00F80221">
                            <w:pPr>
                              <w:rPr>
                                <w:b/>
                                <w:bCs/>
                                <w:color w:val="E97132" w:themeColor="accent2"/>
                                <w:sz w:val="40"/>
                                <w:szCs w:val="40"/>
                              </w:rPr>
                            </w:pPr>
                            <w:r w:rsidRPr="00251D36">
                              <w:rPr>
                                <w:b/>
                                <w:bCs/>
                                <w:color w:val="E97132" w:themeColor="accent2"/>
                                <w:sz w:val="40"/>
                                <w:szCs w:val="40"/>
                                <w:highlight w:val="yellow"/>
                              </w:rPr>
                              <w:t>1200</w:t>
                            </w:r>
                            <w:r w:rsidRPr="00A43CE0">
                              <w:rPr>
                                <w:b/>
                                <w:bCs/>
                                <w:color w:val="E97132" w:themeColor="accent2"/>
                                <w:sz w:val="40"/>
                                <w:szCs w:val="40"/>
                              </w:rPr>
                              <w:t xml:space="preserve"> </w:t>
                            </w:r>
                            <w:r w:rsidRPr="005A6E96">
                              <w:rPr>
                                <w:b/>
                                <w:bCs/>
                                <w:color w:val="E97132" w:themeColor="accent2"/>
                                <w:sz w:val="36"/>
                                <w:szCs w:val="36"/>
                              </w:rPr>
                              <w:t>kWp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27696DB" id="_x0000_s1035" type="#_x0000_t202" style="position:absolute;left:0;text-align:left;margin-left:237.4pt;margin-top:195.5pt;width:120.55pt;height:28.7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" filled="f" stroked="f">
                <v:textbox>
                  <w:txbxContent>
                    <w:p w14:paraId="4B0B1B7C" w14:textId="77777777" w:rsidR="00F80221" w:rsidRPr="00F80221" w:rsidRDefault="00F80221" w:rsidP="00F80221">
                      <w:pPr>
                        <w:rPr>
                          <w:b/>
                          <w:bCs/>
                          <w:color w:val="E97132" w:themeColor="accent2"/>
                          <w:sz w:val="40"/>
                          <w:szCs w:val="40"/>
                        </w:rPr>
                      </w:pPr>
                      <w:r w:rsidRPr="00251D36">
                        <w:rPr>
                          <w:b/>
                          <w:bCs/>
                          <w:color w:val="E97132" w:themeColor="accent2"/>
                          <w:sz w:val="40"/>
                          <w:szCs w:val="40"/>
                          <w:highlight w:val="yellow"/>
                        </w:rPr>
                        <w:t>1200</w:t>
                      </w:r>
                      <w:r w:rsidRPr="00A43CE0">
                        <w:rPr>
                          <w:b/>
                          <w:bCs/>
                          <w:color w:val="E97132" w:themeColor="accent2"/>
                          <w:sz w:val="40"/>
                          <w:szCs w:val="40"/>
                        </w:rPr>
                        <w:t xml:space="preserve"> </w:t>
                      </w:r>
                      <w:r w:rsidRPr="005A6E96">
                        <w:rPr>
                          <w:b/>
                          <w:bCs/>
                          <w:color w:val="E97132" w:themeColor="accent2"/>
                          <w:sz w:val="36"/>
                          <w:szCs w:val="36"/>
                        </w:rPr>
                        <w:t>kWp</w:t>
                      </w:r>
                    </w:p>
                  </w:txbxContent>
                </v:textbox>
                <w10:wrap type="square" anchorx="margin"/>
              </v:shape>
            </w:pict>
          </mc:Fallback>
        </mc:AlternateContent>
      </w:r>
      <w:r w:rsidR="000B40DF" w:rsidRPr="00C853E2">
        <w:rPr>
          <w:b/>
          <w:bCs/>
          <w:noProof/>
        </w:rPr>
        <mc:AlternateContent>
          <mc:Choice Requires="wps">
            <w:drawing>
              <wp:anchor distT="45720" distB="45720" distL="114300" distR="114300" simplePos="0" relativeHeight="251677696" behindDoc="0" locked="0" layoutInCell="1" allowOverlap="1" wp14:anchorId="15CE8998" wp14:editId="2044CBE3">
                <wp:simplePos x="0" y="0"/>
                <wp:positionH relativeFrom="column">
                  <wp:posOffset>586740</wp:posOffset>
                </wp:positionH>
                <wp:positionV relativeFrom="paragraph">
                  <wp:posOffset>6282055</wp:posOffset>
                </wp:positionV>
                <wp:extent cx="1382395" cy="5022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2395" cy="502285"/>
                        </a:xfrm>
                        <a:prstGeom prst="rect">
                          <a:avLst/>
                        </a:prstGeom>
                        <a:noFill/>
                        <a:ln w="9525">
                          <a:noFill/>
                          <a:miter lim="800000"/>
                          <a:headEnd/>
                          <a:tailEnd/>
                        </a:ln>
                      </wps:spPr>
                      <wps:txbx>
                        <w:txbxContent>
                          <w:p w14:paraId="0CD89973" w14:textId="77777777" w:rsidR="00C853E2" w:rsidRPr="00D23AFC" w:rsidRDefault="00C853E2">
                            <w:pPr>
                              <w:rPr>
                                <w:b/>
                                <w:bCs/>
                                <w:color w:val="0E2841" w:themeColor="text2"/>
                                <w:sz w:val="40"/>
                                <w:szCs w:val="40"/>
                              </w:rPr>
                            </w:pPr>
                            <w:r w:rsidRPr="00251D36">
                              <w:rPr>
                                <w:b/>
                                <w:bCs/>
                                <w:color w:val="0E2841" w:themeColor="text2"/>
                                <w:sz w:val="40"/>
                                <w:szCs w:val="40"/>
                                <w:highlight w:val="yellow"/>
                              </w:rPr>
                              <w:t>772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5CE8998" id="_x0000_s1036" type="#_x0000_t202" style="position:absolute;left:0;text-align:left;margin-left:46.2pt;margin-top:494.65pt;width:108.85pt;height:39.5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" filled="f" stroked="f">
                <v:textbox>
                  <w:txbxContent>
                    <w:p w14:paraId="0CD89973" w14:textId="77777777" w:rsidR="00C853E2" w:rsidRPr="00D23AFC" w:rsidRDefault="00C853E2">
                      <w:pPr>
                        <w:rPr>
                          <w:b/>
                          <w:bCs/>
                          <w:color w:val="0E2841" w:themeColor="text2"/>
                          <w:sz w:val="40"/>
                          <w:szCs w:val="40"/>
                        </w:rPr>
                      </w:pPr>
                      <w:r w:rsidRPr="00251D36">
                        <w:rPr>
                          <w:b/>
                          <w:bCs/>
                          <w:color w:val="0E2841" w:themeColor="text2"/>
                          <w:sz w:val="40"/>
                          <w:szCs w:val="40"/>
                          <w:highlight w:val="yellow"/>
                        </w:rPr>
                        <w:t>772</w:t>
                      </w:r>
                    </w:p>
                  </w:txbxContent>
                </v:textbox>
                <w10:wrap type="square"/>
              </v:shape>
            </w:pict>
          </mc:Fallback>
        </mc:AlternateContent>
      </w:r>
      <w:r w:rsidR="000B40DF" w:rsidRPr="00C853E2">
        <w:rPr>
          <w:b/>
          <w:bCs/>
          <w:noProof/>
        </w:rPr>
        <mc:AlternateContent>
          <mc:Choice Requires="wps">
            <w:drawing>
              <wp:anchor distT="45720" distB="45720" distL="114300" distR="114300" simplePos="0" relativeHeight="251681792" behindDoc="0" locked="0" layoutInCell="1" allowOverlap="1" wp14:anchorId="5DB1B851" wp14:editId="7D30A185">
                <wp:simplePos x="0" y="0"/>
                <wp:positionH relativeFrom="margin">
                  <wp:posOffset>5085715</wp:posOffset>
                </wp:positionH>
                <wp:positionV relativeFrom="paragraph">
                  <wp:posOffset>6318250</wp:posOffset>
                </wp:positionV>
                <wp:extent cx="1382395" cy="502285"/>
                <wp:effectExtent l="0" t="0" r="0" b="0"/>
                <wp:wrapSquare wrapText="bothSides"/>
                <wp:docPr id="37310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2395" cy="502285"/>
                        </a:xfrm>
                        <a:prstGeom prst="rect">
                          <a:avLst/>
                        </a:prstGeom>
                        <a:noFill/>
                        <a:ln w="9525">
                          <a:noFill/>
                          <a:miter lim="800000"/>
                          <a:headEnd/>
                          <a:tailEnd/>
                        </a:ln>
                      </wps:spPr>
                      <wps:txbx>
                        <w:txbxContent>
                          <w:p w14:paraId="0BF1493D" w14:textId="77777777" w:rsidR="00C853E2" w:rsidRPr="00D23AFC" w:rsidRDefault="00C853E2" w:rsidP="00C853E2">
                            <w:pPr>
                              <w:rPr>
                                <w:b/>
                                <w:bCs/>
                                <w:color w:val="0E2841" w:themeColor="text2"/>
                                <w:sz w:val="40"/>
                                <w:szCs w:val="40"/>
                                <w:lang w:val="en-US"/>
                              </w:rPr>
                            </w:pPr>
                            <w:r w:rsidRPr="00251D36">
                              <w:rPr>
                                <w:b/>
                                <w:bCs/>
                                <w:color w:val="0E2841" w:themeColor="text2"/>
                                <w:sz w:val="40"/>
                                <w:szCs w:val="40"/>
                                <w:highlight w:val="yellow"/>
                                <w:lang w:val="en-US"/>
                              </w:rPr>
                              <w:t>73,176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DB1B851" id="_x0000_s1037" type="#_x0000_t202" style="position:absolute;left:0;text-align:left;margin-left:400.45pt;margin-top:497.5pt;width:108.85pt;height:39.5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" filled="f" stroked="f">
                <v:textbox>
                  <w:txbxContent>
                    <w:p w14:paraId="0BF1493D" w14:textId="77777777" w:rsidR="00C853E2" w:rsidRPr="00D23AFC" w:rsidRDefault="00C853E2" w:rsidP="00C853E2">
                      <w:pPr>
                        <w:rPr>
                          <w:b/>
                          <w:bCs/>
                          <w:color w:val="0E2841" w:themeColor="text2"/>
                          <w:sz w:val="40"/>
                          <w:szCs w:val="40"/>
                          <w:lang w:val="en-US"/>
                        </w:rPr>
                      </w:pPr>
                      <w:r w:rsidRPr="00251D36">
                        <w:rPr>
                          <w:b/>
                          <w:bCs/>
                          <w:color w:val="0E2841" w:themeColor="text2"/>
                          <w:sz w:val="40"/>
                          <w:szCs w:val="40"/>
                          <w:highlight w:val="yellow"/>
                          <w:lang w:val="en-US"/>
                        </w:rPr>
                        <w:t>73,176</w:t>
                      </w:r>
                    </w:p>
                  </w:txbxContent>
                </v:textbox>
                <w10:wrap type="square" anchorx="margin"/>
              </v:shape>
            </w:pict>
          </mc:Fallback>
        </mc:AlternateContent>
      </w:r>
      <w:r w:rsidR="000321E9">
        <w:rPr>
          <w:b/>
          <w:bCs/>
        </w:rPr>
        <w:br w:type="page"/>
      </w:r>
    </w:p>
    <w:p w14:paraId="4674FDA6" w14:textId="77777777" w:rsidR="00C65FD1" w:rsidRPr="00F364C8" w:rsidRDefault="00C65FD1" w:rsidP="006E172D">
      <w:pPr>
        <w:pageBreakBefore/>
        <w:rPr>
          <w:b/>
          <w:bCs/>
        </w:rPr>
      </w:pP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65FD1" w:rsidRPr="00A20DBB" w14:paraId="0542F167" w14:textId="77777777" w:rsidTr="006E7DF5">
        <w:tc>
          <w:tcPr>
            <w:tcW w:w="10080" w:type="dxa"/>
            <w:tcBorders>
              <w:top w:val="none" w:sz="0" w:space="0" w:color="FFFFFF"/>
              <w:left w:val="none" w:sz="0" w:space="0" w:color="FFFFFF"/>
              <w:bottom w:val="none" w:sz="0" w:space="0" w:color="FFFFFF"/>
              <w:right w:val="none" w:sz="0" w:space="0" w:color="FFFFFF"/>
            </w:tcBorders>
            <w:shd w:val="clear" w:color="auto" w:fill="0B3C66"/>
            <w:tcMar>
              <w:top w:w="180" w:type="dxa"/>
              <w:left w:w="240" w:type="dxa"/>
              <w:bottom w:w="180" w:type="dxa"/>
              <w:right w:w="240" w:type="dxa"/>
            </w:tcMar>
            <w:vAlign w:val="center"/>
          </w:tcPr>
          <w:p w14:paraId="1133A4B8" w14:textId="77777777" w:rsidR="002F7C36" w:rsidRPr="002F7C36" w:rsidRDefault="00F364A4">
            <w:pPr>
              <w:rPr>
                <w:b/>
                <w:bCs/>
                <w:color w:val="FFFFFF"/>
                <w:sz w:val="32"/>
                <w:szCs w:val="32"/>
              </w:rPr>
            </w:pPr>
            <w:r w:rsidRPr="00F364C8">
              <w:rPr>
                <w:b/>
                <w:bCs/>
                <w:color w:val="FFFFFF"/>
                <w:sz w:val="32"/>
                <w:szCs w:val="32"/>
              </w:rPr>
              <w:t>Table of Contents</w:t>
            </w:r>
          </w:p>
        </w:tc>
      </w:tr>
    </w:tbl>
    <w:sdt>
      <w:sdtPr>
        <w:rPr>
          <w:rFonts w:ascii="Arial" w:eastAsia="Arial" w:hAnsi="Arial" w:cs="Arial"/>
          <w:b/>
          <w:bCs/>
          <w:color w:val="auto"/>
          <w:sz w:val="19"/>
          <w:szCs w:val="19"/>
          <w:lang w:val="en-IN" w:eastAsia="en-IN"/>
        </w:rPr>
        <w:id w:val="1736891428"/>
        <w:docPartObj>
          <w:docPartGallery w:val="Table of Contents"/>
          <w:docPartUnique/>
        </w:docPartObj>
      </w:sdtPr>
      <w:sdtEndPr>
        <w:rPr>
          <w:noProof/>
          <w:sz w:val="22"/>
          <w:szCs w:val="22"/>
        </w:rPr>
      </w:sdtEndPr>
      <w:sdtContent>
        <w:p w14:paraId="7433A5A0" w14:textId="77777777" w:rsidR="00484198" w:rsidRPr="0046674C" w:rsidRDefault="00484198" w:rsidP="0046674C">
          <w:pPr>
            <w:pStyle w:val="TOCHeading"/>
            <w:spacing w:line="276" w:lineRule="auto"/>
            <w:ind w:left="720" w:hanging="11"/>
            <w:rPr>
              <w:rFonts w:ascii="Arial" w:hAnsi="Arial" w:cs="Arial"/>
              <w:b/>
              <w:bCs/>
              <w:sz w:val="19"/>
              <w:szCs w:val="19"/>
            </w:rPr>
          </w:pPr>
        </w:p>
        <w:p w14:paraId="1E75D756" w14:textId="46ABC854" w:rsidR="00424DAB" w:rsidRDefault="00484198">
          <w:pPr>
            <w:pStyle w:val="TOC2"/>
            <w:rPr>
              <w:rFonts w:asciiTheme="minorHAnsi" w:eastAsiaTheme="minorEastAsia" w:hAnsiTheme="minorHAnsi" w:cstheme="minorBidi"/>
              <w:noProof/>
              <w:kern w:val="2"/>
              <w:sz w:val="24"/>
              <w:szCs w:val="24"/>
              <w14:ligatures w14:val="standardContextual"/>
            </w:rPr>
          </w:pPr>
          <w:r w:rsidRPr="0046674C">
            <w:rPr>
              <w:b/>
              <w:bCs/>
              <w:sz w:val="19"/>
              <w:szCs w:val="19"/>
            </w:rPr>
            <w:fldChar w:fldCharType="begin"/>
          </w:r>
          <w:r w:rsidRPr="0046674C">
            <w:rPr>
              <w:b/>
              <w:bCs/>
              <w:sz w:val="19"/>
              <w:szCs w:val="19"/>
            </w:rPr>
            <w:instrText xml:space="preserve"> TOC \o "1-3" \h \z \u </w:instrText>
          </w:r>
          <w:r w:rsidRPr="0046674C">
            <w:rPr>
              <w:b/>
              <w:bCs/>
              <w:sz w:val="19"/>
              <w:szCs w:val="19"/>
            </w:rPr>
            <w:fldChar w:fldCharType="separate"/>
          </w:r>
          <w:hyperlink w:anchor="_Toc236831868" w:history="1">
            <w:r w:rsidR="00424DAB" w:rsidRPr="009D0A49">
              <w:rPr>
                <w:rStyle w:val="Hyperlink"/>
                <w:noProof/>
              </w:rPr>
              <w:t>Executive Summary</w:t>
            </w:r>
            <w:r w:rsidR="00424DAB">
              <w:rPr>
                <w:noProof/>
                <w:webHidden/>
              </w:rPr>
              <w:tab/>
            </w:r>
            <w:r w:rsidR="00424DAB">
              <w:rPr>
                <w:noProof/>
                <w:webHidden/>
              </w:rPr>
              <w:fldChar w:fldCharType="begin"/>
            </w:r>
            <w:r w:rsidR="00424DAB">
              <w:rPr>
                <w:noProof/>
                <w:webHidden/>
              </w:rPr>
              <w:instrText xml:space="preserve"> PAGEREF _Toc236831868 \h </w:instrText>
            </w:r>
            <w:r w:rsidR="00424DAB">
              <w:rPr>
                <w:noProof/>
                <w:webHidden/>
              </w:rPr>
            </w:r>
            <w:r w:rsidR="00424DAB">
              <w:rPr>
                <w:noProof/>
                <w:webHidden/>
              </w:rPr>
              <w:fldChar w:fldCharType="separate"/>
            </w:r>
            <w:r w:rsidR="00424DAB">
              <w:rPr>
                <w:noProof/>
                <w:webHidden/>
              </w:rPr>
              <w:t>5</w:t>
            </w:r>
            <w:r w:rsidR="00424DAB">
              <w:rPr>
                <w:noProof/>
                <w:webHidden/>
              </w:rPr>
              <w:fldChar w:fldCharType="end"/>
            </w:r>
          </w:hyperlink>
        </w:p>
        <w:p w14:paraId="29D2BEAF" w14:textId="43E4712F"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69" w:history="1">
            <w:r w:rsidRPr="009D0A49">
              <w:rPr>
                <w:rStyle w:val="Hyperlink"/>
                <w:noProof/>
              </w:rPr>
              <w:t>Site Details</w:t>
            </w:r>
            <w:r>
              <w:rPr>
                <w:noProof/>
                <w:webHidden/>
              </w:rPr>
              <w:tab/>
            </w:r>
            <w:r>
              <w:rPr>
                <w:noProof/>
                <w:webHidden/>
              </w:rPr>
              <w:fldChar w:fldCharType="begin"/>
            </w:r>
            <w:r>
              <w:rPr>
                <w:noProof/>
                <w:webHidden/>
              </w:rPr>
              <w:instrText xml:space="preserve"> PAGEREF _Toc236831869 \h </w:instrText>
            </w:r>
            <w:r>
              <w:rPr>
                <w:noProof/>
                <w:webHidden/>
              </w:rPr>
            </w:r>
            <w:r>
              <w:rPr>
                <w:noProof/>
                <w:webHidden/>
              </w:rPr>
              <w:fldChar w:fldCharType="separate"/>
            </w:r>
            <w:r>
              <w:rPr>
                <w:noProof/>
                <w:webHidden/>
              </w:rPr>
              <w:t>6</w:t>
            </w:r>
            <w:r>
              <w:rPr>
                <w:noProof/>
                <w:webHidden/>
              </w:rPr>
              <w:fldChar w:fldCharType="end"/>
            </w:r>
          </w:hyperlink>
        </w:p>
        <w:p w14:paraId="14E9FB25" w14:textId="2AA98891"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0" w:history="1">
            <w:r w:rsidRPr="009D0A49">
              <w:rPr>
                <w:rStyle w:val="Hyperlink"/>
                <w:noProof/>
              </w:rPr>
              <w:t>1.1 Customer Details</w:t>
            </w:r>
            <w:r>
              <w:rPr>
                <w:noProof/>
                <w:webHidden/>
              </w:rPr>
              <w:tab/>
            </w:r>
            <w:r>
              <w:rPr>
                <w:noProof/>
                <w:webHidden/>
              </w:rPr>
              <w:fldChar w:fldCharType="begin"/>
            </w:r>
            <w:r>
              <w:rPr>
                <w:noProof/>
                <w:webHidden/>
              </w:rPr>
              <w:instrText xml:space="preserve"> PAGEREF _Toc236831870 \h </w:instrText>
            </w:r>
            <w:r>
              <w:rPr>
                <w:noProof/>
                <w:webHidden/>
              </w:rPr>
            </w:r>
            <w:r>
              <w:rPr>
                <w:noProof/>
                <w:webHidden/>
              </w:rPr>
              <w:fldChar w:fldCharType="separate"/>
            </w:r>
            <w:r>
              <w:rPr>
                <w:noProof/>
                <w:webHidden/>
              </w:rPr>
              <w:t>6</w:t>
            </w:r>
            <w:r>
              <w:rPr>
                <w:noProof/>
                <w:webHidden/>
              </w:rPr>
              <w:fldChar w:fldCharType="end"/>
            </w:r>
          </w:hyperlink>
        </w:p>
        <w:p w14:paraId="6F547D6D" w14:textId="39A20053"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1" w:history="1">
            <w:r w:rsidRPr="009D0A49">
              <w:rPr>
                <w:rStyle w:val="Hyperlink"/>
                <w:noProof/>
              </w:rPr>
              <w:t>1.2 Site Details</w:t>
            </w:r>
            <w:r>
              <w:rPr>
                <w:noProof/>
                <w:webHidden/>
              </w:rPr>
              <w:tab/>
            </w:r>
            <w:r>
              <w:rPr>
                <w:noProof/>
                <w:webHidden/>
              </w:rPr>
              <w:fldChar w:fldCharType="begin"/>
            </w:r>
            <w:r>
              <w:rPr>
                <w:noProof/>
                <w:webHidden/>
              </w:rPr>
              <w:instrText xml:space="preserve"> PAGEREF _Toc236831871 \h </w:instrText>
            </w:r>
            <w:r>
              <w:rPr>
                <w:noProof/>
                <w:webHidden/>
              </w:rPr>
            </w:r>
            <w:r>
              <w:rPr>
                <w:noProof/>
                <w:webHidden/>
              </w:rPr>
              <w:fldChar w:fldCharType="separate"/>
            </w:r>
            <w:r>
              <w:rPr>
                <w:noProof/>
                <w:webHidden/>
              </w:rPr>
              <w:t>6</w:t>
            </w:r>
            <w:r>
              <w:rPr>
                <w:noProof/>
                <w:webHidden/>
              </w:rPr>
              <w:fldChar w:fldCharType="end"/>
            </w:r>
          </w:hyperlink>
        </w:p>
        <w:p w14:paraId="175CA746" w14:textId="0C06227F"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2" w:history="1">
            <w:r w:rsidRPr="009D0A49">
              <w:rPr>
                <w:rStyle w:val="Hyperlink"/>
                <w:noProof/>
              </w:rPr>
              <w:t>Technical Offer</w:t>
            </w:r>
            <w:r>
              <w:rPr>
                <w:noProof/>
                <w:webHidden/>
              </w:rPr>
              <w:tab/>
            </w:r>
            <w:r>
              <w:rPr>
                <w:noProof/>
                <w:webHidden/>
              </w:rPr>
              <w:fldChar w:fldCharType="begin"/>
            </w:r>
            <w:r>
              <w:rPr>
                <w:noProof/>
                <w:webHidden/>
              </w:rPr>
              <w:instrText xml:space="preserve"> PAGEREF _Toc236831872 \h </w:instrText>
            </w:r>
            <w:r>
              <w:rPr>
                <w:noProof/>
                <w:webHidden/>
              </w:rPr>
            </w:r>
            <w:r>
              <w:rPr>
                <w:noProof/>
                <w:webHidden/>
              </w:rPr>
              <w:fldChar w:fldCharType="separate"/>
            </w:r>
            <w:r>
              <w:rPr>
                <w:noProof/>
                <w:webHidden/>
              </w:rPr>
              <w:t>7</w:t>
            </w:r>
            <w:r>
              <w:rPr>
                <w:noProof/>
                <w:webHidden/>
              </w:rPr>
              <w:fldChar w:fldCharType="end"/>
            </w:r>
          </w:hyperlink>
        </w:p>
        <w:p w14:paraId="5889F8D4" w14:textId="00976260"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3" w:history="1">
            <w:r w:rsidRPr="009D0A49">
              <w:rPr>
                <w:rStyle w:val="Hyperlink"/>
                <w:noProof/>
              </w:rPr>
              <w:t>2.1 Capacity Assessment</w:t>
            </w:r>
            <w:r>
              <w:rPr>
                <w:noProof/>
                <w:webHidden/>
              </w:rPr>
              <w:tab/>
            </w:r>
            <w:r>
              <w:rPr>
                <w:noProof/>
                <w:webHidden/>
              </w:rPr>
              <w:fldChar w:fldCharType="begin"/>
            </w:r>
            <w:r>
              <w:rPr>
                <w:noProof/>
                <w:webHidden/>
              </w:rPr>
              <w:instrText xml:space="preserve"> PAGEREF _Toc236831873 \h </w:instrText>
            </w:r>
            <w:r>
              <w:rPr>
                <w:noProof/>
                <w:webHidden/>
              </w:rPr>
            </w:r>
            <w:r>
              <w:rPr>
                <w:noProof/>
                <w:webHidden/>
              </w:rPr>
              <w:fldChar w:fldCharType="separate"/>
            </w:r>
            <w:r>
              <w:rPr>
                <w:noProof/>
                <w:webHidden/>
              </w:rPr>
              <w:t>7</w:t>
            </w:r>
            <w:r>
              <w:rPr>
                <w:noProof/>
                <w:webHidden/>
              </w:rPr>
              <w:fldChar w:fldCharType="end"/>
            </w:r>
          </w:hyperlink>
        </w:p>
        <w:p w14:paraId="401BB309" w14:textId="527C5215"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4" w:history="1">
            <w:r w:rsidRPr="009D0A49">
              <w:rPr>
                <w:rStyle w:val="Hyperlink"/>
                <w:noProof/>
              </w:rPr>
              <w:t>2.2 Plant Layout</w:t>
            </w:r>
            <w:r>
              <w:rPr>
                <w:noProof/>
                <w:webHidden/>
              </w:rPr>
              <w:tab/>
            </w:r>
            <w:r>
              <w:rPr>
                <w:noProof/>
                <w:webHidden/>
              </w:rPr>
              <w:fldChar w:fldCharType="begin"/>
            </w:r>
            <w:r>
              <w:rPr>
                <w:noProof/>
                <w:webHidden/>
              </w:rPr>
              <w:instrText xml:space="preserve"> PAGEREF _Toc236831874 \h </w:instrText>
            </w:r>
            <w:r>
              <w:rPr>
                <w:noProof/>
                <w:webHidden/>
              </w:rPr>
            </w:r>
            <w:r>
              <w:rPr>
                <w:noProof/>
                <w:webHidden/>
              </w:rPr>
              <w:fldChar w:fldCharType="separate"/>
            </w:r>
            <w:r>
              <w:rPr>
                <w:noProof/>
                <w:webHidden/>
              </w:rPr>
              <w:t>7</w:t>
            </w:r>
            <w:r>
              <w:rPr>
                <w:noProof/>
                <w:webHidden/>
              </w:rPr>
              <w:fldChar w:fldCharType="end"/>
            </w:r>
          </w:hyperlink>
        </w:p>
        <w:p w14:paraId="01B027D5" w14:textId="0A678CD6"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5" w:history="1">
            <w:r w:rsidRPr="009D0A49">
              <w:rPr>
                <w:rStyle w:val="Hyperlink"/>
                <w:noProof/>
              </w:rPr>
              <w:t>2.3 Estimated Generation</w:t>
            </w:r>
            <w:r>
              <w:rPr>
                <w:noProof/>
                <w:webHidden/>
              </w:rPr>
              <w:tab/>
            </w:r>
            <w:r>
              <w:rPr>
                <w:noProof/>
                <w:webHidden/>
              </w:rPr>
              <w:fldChar w:fldCharType="begin"/>
            </w:r>
            <w:r>
              <w:rPr>
                <w:noProof/>
                <w:webHidden/>
              </w:rPr>
              <w:instrText xml:space="preserve"> PAGEREF _Toc236831875 \h </w:instrText>
            </w:r>
            <w:r>
              <w:rPr>
                <w:noProof/>
                <w:webHidden/>
              </w:rPr>
            </w:r>
            <w:r>
              <w:rPr>
                <w:noProof/>
                <w:webHidden/>
              </w:rPr>
              <w:fldChar w:fldCharType="separate"/>
            </w:r>
            <w:r>
              <w:rPr>
                <w:noProof/>
                <w:webHidden/>
              </w:rPr>
              <w:t>10</w:t>
            </w:r>
            <w:r>
              <w:rPr>
                <w:noProof/>
                <w:webHidden/>
              </w:rPr>
              <w:fldChar w:fldCharType="end"/>
            </w:r>
          </w:hyperlink>
        </w:p>
        <w:p w14:paraId="5DF4B566" w14:textId="33FD1376"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6" w:history="1">
            <w:r w:rsidRPr="009D0A49">
              <w:rPr>
                <w:rStyle w:val="Hyperlink"/>
                <w:noProof/>
              </w:rPr>
              <w:t>2.4 Bill of Material</w:t>
            </w:r>
            <w:r>
              <w:rPr>
                <w:noProof/>
                <w:webHidden/>
              </w:rPr>
              <w:tab/>
            </w:r>
            <w:r>
              <w:rPr>
                <w:noProof/>
                <w:webHidden/>
              </w:rPr>
              <w:fldChar w:fldCharType="begin"/>
            </w:r>
            <w:r>
              <w:rPr>
                <w:noProof/>
                <w:webHidden/>
              </w:rPr>
              <w:instrText xml:space="preserve"> PAGEREF _Toc236831876 \h </w:instrText>
            </w:r>
            <w:r>
              <w:rPr>
                <w:noProof/>
                <w:webHidden/>
              </w:rPr>
            </w:r>
            <w:r>
              <w:rPr>
                <w:noProof/>
                <w:webHidden/>
              </w:rPr>
              <w:fldChar w:fldCharType="separate"/>
            </w:r>
            <w:r>
              <w:rPr>
                <w:noProof/>
                <w:webHidden/>
              </w:rPr>
              <w:t>10</w:t>
            </w:r>
            <w:r>
              <w:rPr>
                <w:noProof/>
                <w:webHidden/>
              </w:rPr>
              <w:fldChar w:fldCharType="end"/>
            </w:r>
          </w:hyperlink>
        </w:p>
        <w:p w14:paraId="0FDFEB8B" w14:textId="51E2932B"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7" w:history="1">
            <w:r w:rsidRPr="009D0A49">
              <w:rPr>
                <w:rStyle w:val="Hyperlink"/>
                <w:noProof/>
              </w:rPr>
              <w:t>2.5 Scope of Work</w:t>
            </w:r>
            <w:r>
              <w:rPr>
                <w:noProof/>
                <w:webHidden/>
              </w:rPr>
              <w:tab/>
            </w:r>
            <w:r>
              <w:rPr>
                <w:noProof/>
                <w:webHidden/>
              </w:rPr>
              <w:fldChar w:fldCharType="begin"/>
            </w:r>
            <w:r>
              <w:rPr>
                <w:noProof/>
                <w:webHidden/>
              </w:rPr>
              <w:instrText xml:space="preserve"> PAGEREF _Toc236831877 \h </w:instrText>
            </w:r>
            <w:r>
              <w:rPr>
                <w:noProof/>
                <w:webHidden/>
              </w:rPr>
            </w:r>
            <w:r>
              <w:rPr>
                <w:noProof/>
                <w:webHidden/>
              </w:rPr>
              <w:fldChar w:fldCharType="separate"/>
            </w:r>
            <w:r>
              <w:rPr>
                <w:noProof/>
                <w:webHidden/>
              </w:rPr>
              <w:t>11</w:t>
            </w:r>
            <w:r>
              <w:rPr>
                <w:noProof/>
                <w:webHidden/>
              </w:rPr>
              <w:fldChar w:fldCharType="end"/>
            </w:r>
          </w:hyperlink>
        </w:p>
        <w:p w14:paraId="1C5BE3AD" w14:textId="0E081B06"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8" w:history="1">
            <w:r w:rsidRPr="009D0A49">
              <w:rPr>
                <w:rStyle w:val="Hyperlink"/>
                <w:noProof/>
              </w:rPr>
              <w:t>2.6 Tentative Project Schedule</w:t>
            </w:r>
            <w:r>
              <w:rPr>
                <w:noProof/>
                <w:webHidden/>
              </w:rPr>
              <w:tab/>
            </w:r>
            <w:r>
              <w:rPr>
                <w:noProof/>
                <w:webHidden/>
              </w:rPr>
              <w:fldChar w:fldCharType="begin"/>
            </w:r>
            <w:r>
              <w:rPr>
                <w:noProof/>
                <w:webHidden/>
              </w:rPr>
              <w:instrText xml:space="preserve"> PAGEREF _Toc236831878 \h </w:instrText>
            </w:r>
            <w:r>
              <w:rPr>
                <w:noProof/>
                <w:webHidden/>
              </w:rPr>
            </w:r>
            <w:r>
              <w:rPr>
                <w:noProof/>
                <w:webHidden/>
              </w:rPr>
              <w:fldChar w:fldCharType="separate"/>
            </w:r>
            <w:r>
              <w:rPr>
                <w:noProof/>
                <w:webHidden/>
              </w:rPr>
              <w:t>13</w:t>
            </w:r>
            <w:r>
              <w:rPr>
                <w:noProof/>
                <w:webHidden/>
              </w:rPr>
              <w:fldChar w:fldCharType="end"/>
            </w:r>
          </w:hyperlink>
        </w:p>
        <w:p w14:paraId="0C3A35D3" w14:textId="19AE3FFB"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79" w:history="1">
            <w:r w:rsidRPr="009D0A49">
              <w:rPr>
                <w:rStyle w:val="Hyperlink"/>
                <w:noProof/>
              </w:rPr>
              <w:t>Commercial Offer</w:t>
            </w:r>
            <w:r>
              <w:rPr>
                <w:noProof/>
                <w:webHidden/>
              </w:rPr>
              <w:tab/>
            </w:r>
            <w:r>
              <w:rPr>
                <w:noProof/>
                <w:webHidden/>
              </w:rPr>
              <w:fldChar w:fldCharType="begin"/>
            </w:r>
            <w:r>
              <w:rPr>
                <w:noProof/>
                <w:webHidden/>
              </w:rPr>
              <w:instrText xml:space="preserve"> PAGEREF _Toc236831879 \h </w:instrText>
            </w:r>
            <w:r>
              <w:rPr>
                <w:noProof/>
                <w:webHidden/>
              </w:rPr>
            </w:r>
            <w:r>
              <w:rPr>
                <w:noProof/>
                <w:webHidden/>
              </w:rPr>
              <w:fldChar w:fldCharType="separate"/>
            </w:r>
            <w:r>
              <w:rPr>
                <w:noProof/>
                <w:webHidden/>
              </w:rPr>
              <w:t>14</w:t>
            </w:r>
            <w:r>
              <w:rPr>
                <w:noProof/>
                <w:webHidden/>
              </w:rPr>
              <w:fldChar w:fldCharType="end"/>
            </w:r>
          </w:hyperlink>
        </w:p>
        <w:p w14:paraId="302F8831" w14:textId="45EFD16D"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80" w:history="1">
            <w:r w:rsidRPr="009D0A49">
              <w:rPr>
                <w:rStyle w:val="Hyperlink"/>
                <w:noProof/>
              </w:rPr>
              <w:t>3.1 Proposed Solar Tariff:</w:t>
            </w:r>
            <w:r>
              <w:rPr>
                <w:noProof/>
                <w:webHidden/>
              </w:rPr>
              <w:tab/>
            </w:r>
            <w:r>
              <w:rPr>
                <w:noProof/>
                <w:webHidden/>
              </w:rPr>
              <w:fldChar w:fldCharType="begin"/>
            </w:r>
            <w:r>
              <w:rPr>
                <w:noProof/>
                <w:webHidden/>
              </w:rPr>
              <w:instrText xml:space="preserve"> PAGEREF _Toc236831880 \h </w:instrText>
            </w:r>
            <w:r>
              <w:rPr>
                <w:noProof/>
                <w:webHidden/>
              </w:rPr>
            </w:r>
            <w:r>
              <w:rPr>
                <w:noProof/>
                <w:webHidden/>
              </w:rPr>
              <w:fldChar w:fldCharType="separate"/>
            </w:r>
            <w:r>
              <w:rPr>
                <w:noProof/>
                <w:webHidden/>
              </w:rPr>
              <w:t>14</w:t>
            </w:r>
            <w:r>
              <w:rPr>
                <w:noProof/>
                <w:webHidden/>
              </w:rPr>
              <w:fldChar w:fldCharType="end"/>
            </w:r>
          </w:hyperlink>
        </w:p>
        <w:p w14:paraId="2A887D8B" w14:textId="2E7ACFAC"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81" w:history="1">
            <w:r w:rsidRPr="009D0A49">
              <w:rPr>
                <w:rStyle w:val="Hyperlink"/>
                <w:noProof/>
              </w:rPr>
              <w:t>3.2 Estimated Cost Savings:</w:t>
            </w:r>
            <w:r>
              <w:rPr>
                <w:noProof/>
                <w:webHidden/>
              </w:rPr>
              <w:tab/>
            </w:r>
            <w:r>
              <w:rPr>
                <w:noProof/>
                <w:webHidden/>
              </w:rPr>
              <w:fldChar w:fldCharType="begin"/>
            </w:r>
            <w:r>
              <w:rPr>
                <w:noProof/>
                <w:webHidden/>
              </w:rPr>
              <w:instrText xml:space="preserve"> PAGEREF _Toc236831881 \h </w:instrText>
            </w:r>
            <w:r>
              <w:rPr>
                <w:noProof/>
                <w:webHidden/>
              </w:rPr>
            </w:r>
            <w:r>
              <w:rPr>
                <w:noProof/>
                <w:webHidden/>
              </w:rPr>
              <w:fldChar w:fldCharType="separate"/>
            </w:r>
            <w:r>
              <w:rPr>
                <w:noProof/>
                <w:webHidden/>
              </w:rPr>
              <w:t>15</w:t>
            </w:r>
            <w:r>
              <w:rPr>
                <w:noProof/>
                <w:webHidden/>
              </w:rPr>
              <w:fldChar w:fldCharType="end"/>
            </w:r>
          </w:hyperlink>
        </w:p>
        <w:p w14:paraId="51450ABF" w14:textId="4C88BB30"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82" w:history="1">
            <w:r w:rsidRPr="009D0A49">
              <w:rPr>
                <w:rStyle w:val="Hyperlink"/>
                <w:noProof/>
              </w:rPr>
              <w:t>3.2 Terms &amp; Conditions:</w:t>
            </w:r>
            <w:r>
              <w:rPr>
                <w:noProof/>
                <w:webHidden/>
              </w:rPr>
              <w:tab/>
            </w:r>
            <w:r>
              <w:rPr>
                <w:noProof/>
                <w:webHidden/>
              </w:rPr>
              <w:fldChar w:fldCharType="begin"/>
            </w:r>
            <w:r>
              <w:rPr>
                <w:noProof/>
                <w:webHidden/>
              </w:rPr>
              <w:instrText xml:space="preserve"> PAGEREF _Toc236831882 \h </w:instrText>
            </w:r>
            <w:r>
              <w:rPr>
                <w:noProof/>
                <w:webHidden/>
              </w:rPr>
            </w:r>
            <w:r>
              <w:rPr>
                <w:noProof/>
                <w:webHidden/>
              </w:rPr>
              <w:fldChar w:fldCharType="separate"/>
            </w:r>
            <w:r>
              <w:rPr>
                <w:noProof/>
                <w:webHidden/>
              </w:rPr>
              <w:t>15</w:t>
            </w:r>
            <w:r>
              <w:rPr>
                <w:noProof/>
                <w:webHidden/>
              </w:rPr>
              <w:fldChar w:fldCharType="end"/>
            </w:r>
          </w:hyperlink>
        </w:p>
        <w:p w14:paraId="60BA25A4" w14:textId="7ACFB76D"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83" w:history="1">
            <w:r w:rsidRPr="009D0A49">
              <w:rPr>
                <w:rStyle w:val="Hyperlink"/>
                <w:noProof/>
              </w:rPr>
              <w:t>3.3 Defaults &amp; Termination Rights:</w:t>
            </w:r>
            <w:r>
              <w:rPr>
                <w:noProof/>
                <w:webHidden/>
              </w:rPr>
              <w:tab/>
            </w:r>
            <w:r>
              <w:rPr>
                <w:noProof/>
                <w:webHidden/>
              </w:rPr>
              <w:fldChar w:fldCharType="begin"/>
            </w:r>
            <w:r>
              <w:rPr>
                <w:noProof/>
                <w:webHidden/>
              </w:rPr>
              <w:instrText xml:space="preserve"> PAGEREF _Toc236831883 \h </w:instrText>
            </w:r>
            <w:r>
              <w:rPr>
                <w:noProof/>
                <w:webHidden/>
              </w:rPr>
            </w:r>
            <w:r>
              <w:rPr>
                <w:noProof/>
                <w:webHidden/>
              </w:rPr>
              <w:fldChar w:fldCharType="separate"/>
            </w:r>
            <w:r>
              <w:rPr>
                <w:noProof/>
                <w:webHidden/>
              </w:rPr>
              <w:t>17</w:t>
            </w:r>
            <w:r>
              <w:rPr>
                <w:noProof/>
                <w:webHidden/>
              </w:rPr>
              <w:fldChar w:fldCharType="end"/>
            </w:r>
          </w:hyperlink>
        </w:p>
        <w:p w14:paraId="6042DFC4" w14:textId="1DBA7035"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84" w:history="1">
            <w:r w:rsidRPr="009D0A49">
              <w:rPr>
                <w:rStyle w:val="Hyperlink"/>
                <w:noProof/>
              </w:rPr>
              <w:t>3.4 Termination charges</w:t>
            </w:r>
            <w:r>
              <w:rPr>
                <w:noProof/>
                <w:webHidden/>
              </w:rPr>
              <w:tab/>
            </w:r>
            <w:r>
              <w:rPr>
                <w:noProof/>
                <w:webHidden/>
              </w:rPr>
              <w:fldChar w:fldCharType="begin"/>
            </w:r>
            <w:r>
              <w:rPr>
                <w:noProof/>
                <w:webHidden/>
              </w:rPr>
              <w:instrText xml:space="preserve"> PAGEREF _Toc236831884 \h </w:instrText>
            </w:r>
            <w:r>
              <w:rPr>
                <w:noProof/>
                <w:webHidden/>
              </w:rPr>
            </w:r>
            <w:r>
              <w:rPr>
                <w:noProof/>
                <w:webHidden/>
              </w:rPr>
              <w:fldChar w:fldCharType="separate"/>
            </w:r>
            <w:r>
              <w:rPr>
                <w:noProof/>
                <w:webHidden/>
              </w:rPr>
              <w:t>17</w:t>
            </w:r>
            <w:r>
              <w:rPr>
                <w:noProof/>
                <w:webHidden/>
              </w:rPr>
              <w:fldChar w:fldCharType="end"/>
            </w:r>
          </w:hyperlink>
        </w:p>
        <w:p w14:paraId="008F3E38" w14:textId="108D9F07"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85" w:history="1">
            <w:r w:rsidRPr="009D0A49">
              <w:rPr>
                <w:rStyle w:val="Hyperlink"/>
                <w:noProof/>
              </w:rPr>
              <w:t>Standard Terms &amp; Conditions</w:t>
            </w:r>
            <w:r>
              <w:rPr>
                <w:noProof/>
                <w:webHidden/>
              </w:rPr>
              <w:tab/>
            </w:r>
            <w:r>
              <w:rPr>
                <w:noProof/>
                <w:webHidden/>
              </w:rPr>
              <w:fldChar w:fldCharType="begin"/>
            </w:r>
            <w:r>
              <w:rPr>
                <w:noProof/>
                <w:webHidden/>
              </w:rPr>
              <w:instrText xml:space="preserve"> PAGEREF _Toc236831885 \h </w:instrText>
            </w:r>
            <w:r>
              <w:rPr>
                <w:noProof/>
                <w:webHidden/>
              </w:rPr>
            </w:r>
            <w:r>
              <w:rPr>
                <w:noProof/>
                <w:webHidden/>
              </w:rPr>
              <w:fldChar w:fldCharType="separate"/>
            </w:r>
            <w:r>
              <w:rPr>
                <w:noProof/>
                <w:webHidden/>
              </w:rPr>
              <w:t>18</w:t>
            </w:r>
            <w:r>
              <w:rPr>
                <w:noProof/>
                <w:webHidden/>
              </w:rPr>
              <w:fldChar w:fldCharType="end"/>
            </w:r>
          </w:hyperlink>
        </w:p>
        <w:p w14:paraId="12529FEC" w14:textId="298E3811"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86" w:history="1">
            <w:r w:rsidRPr="009D0A49">
              <w:rPr>
                <w:rStyle w:val="Hyperlink"/>
                <w:noProof/>
              </w:rPr>
              <w:t>Environmental Impact</w:t>
            </w:r>
            <w:r>
              <w:rPr>
                <w:noProof/>
                <w:webHidden/>
              </w:rPr>
              <w:tab/>
            </w:r>
            <w:r>
              <w:rPr>
                <w:noProof/>
                <w:webHidden/>
              </w:rPr>
              <w:fldChar w:fldCharType="begin"/>
            </w:r>
            <w:r>
              <w:rPr>
                <w:noProof/>
                <w:webHidden/>
              </w:rPr>
              <w:instrText xml:space="preserve"> PAGEREF _Toc236831886 \h </w:instrText>
            </w:r>
            <w:r>
              <w:rPr>
                <w:noProof/>
                <w:webHidden/>
              </w:rPr>
            </w:r>
            <w:r>
              <w:rPr>
                <w:noProof/>
                <w:webHidden/>
              </w:rPr>
              <w:fldChar w:fldCharType="separate"/>
            </w:r>
            <w:r>
              <w:rPr>
                <w:noProof/>
                <w:webHidden/>
              </w:rPr>
              <w:t>19</w:t>
            </w:r>
            <w:r>
              <w:rPr>
                <w:noProof/>
                <w:webHidden/>
              </w:rPr>
              <w:fldChar w:fldCharType="end"/>
            </w:r>
          </w:hyperlink>
        </w:p>
        <w:p w14:paraId="06CDCF58" w14:textId="1D087C74" w:rsidR="00424DAB" w:rsidRDefault="00424DAB">
          <w:pPr>
            <w:pStyle w:val="TOC2"/>
            <w:rPr>
              <w:rFonts w:asciiTheme="minorHAnsi" w:eastAsiaTheme="minorEastAsia" w:hAnsiTheme="minorHAnsi" w:cstheme="minorBidi"/>
              <w:noProof/>
              <w:kern w:val="2"/>
              <w:sz w:val="24"/>
              <w:szCs w:val="24"/>
              <w14:ligatures w14:val="standardContextual"/>
            </w:rPr>
          </w:pPr>
          <w:hyperlink w:anchor="_Toc236831887" w:history="1">
            <w:r w:rsidRPr="009D0A49">
              <w:rPr>
                <w:rStyle w:val="Hyperlink"/>
                <w:noProof/>
              </w:rPr>
              <w:t>Illustrative list of our projects</w:t>
            </w:r>
            <w:r>
              <w:rPr>
                <w:noProof/>
                <w:webHidden/>
              </w:rPr>
              <w:tab/>
            </w:r>
            <w:r>
              <w:rPr>
                <w:noProof/>
                <w:webHidden/>
              </w:rPr>
              <w:fldChar w:fldCharType="begin"/>
            </w:r>
            <w:r>
              <w:rPr>
                <w:noProof/>
                <w:webHidden/>
              </w:rPr>
              <w:instrText xml:space="preserve"> PAGEREF _Toc236831887 \h </w:instrText>
            </w:r>
            <w:r>
              <w:rPr>
                <w:noProof/>
                <w:webHidden/>
              </w:rPr>
            </w:r>
            <w:r>
              <w:rPr>
                <w:noProof/>
                <w:webHidden/>
              </w:rPr>
              <w:fldChar w:fldCharType="separate"/>
            </w:r>
            <w:r>
              <w:rPr>
                <w:noProof/>
                <w:webHidden/>
              </w:rPr>
              <w:t>21</w:t>
            </w:r>
            <w:r>
              <w:rPr>
                <w:noProof/>
                <w:webHidden/>
              </w:rPr>
              <w:fldChar w:fldCharType="end"/>
            </w:r>
          </w:hyperlink>
        </w:p>
        <w:p w14:paraId="2FB1F4B5" w14:textId="20982133" w:rsidR="00484198" w:rsidRPr="006E7DF5" w:rsidRDefault="00484198" w:rsidP="0046674C">
          <w:pPr>
            <w:tabs>
              <w:tab w:val="right" w:leader="dot" w:pos="10773"/>
            </w:tabs>
            <w:spacing w:line="276" w:lineRule="auto"/>
            <w:ind w:hanging="306"/>
            <w:rPr>
              <w:b/>
              <w:bCs/>
              <w:sz w:val="22"/>
              <w:szCs w:val="22"/>
            </w:rPr>
          </w:pPr>
          <w:r w:rsidRPr="0046674C">
            <w:rPr>
              <w:b/>
              <w:bCs/>
              <w:noProof/>
              <w:sz w:val="19"/>
              <w:szCs w:val="19"/>
            </w:rPr>
            <w:fldChar w:fldCharType="end"/>
          </w:r>
        </w:p>
      </w:sdtContent>
    </w:sdt>
    <w:p w14:paraId="590596EC" w14:textId="77777777" w:rsidR="00A20DBB" w:rsidRPr="006E7DF5" w:rsidRDefault="00A20DBB" w:rsidP="000321E9">
      <w:pPr>
        <w:ind w:left="720"/>
        <w:rPr>
          <w:b/>
          <w:bCs/>
          <w:sz w:val="28"/>
          <w:szCs w:val="28"/>
        </w:rPr>
      </w:pPr>
    </w:p>
    <w:p w14:paraId="467BCD67" w14:textId="77777777" w:rsidR="0046674C" w:rsidRDefault="0046674C">
      <w:pPr>
        <w:rPr>
          <w:sz w:val="24"/>
          <w:szCs w:val="24"/>
        </w:rPr>
      </w:pPr>
      <w:r>
        <w:rPr>
          <w:sz w:val="24"/>
          <w:szCs w:val="24"/>
        </w:rPr>
        <w:br w:type="page"/>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65FD1" w:rsidRPr="00F364C8" w14:paraId="55282D86" w14:textId="77777777" w:rsidTr="000321E9">
        <w:tc>
          <w:tcPr>
            <w:tcW w:w="10080" w:type="dxa"/>
            <w:tcBorders>
              <w:top w:val="none" w:sz="0" w:space="0" w:color="FFFFFF"/>
              <w:left w:val="none" w:sz="0" w:space="0" w:color="FFFFFF"/>
              <w:bottom w:val="none" w:sz="0" w:space="0" w:color="FFFFFF"/>
              <w:right w:val="none" w:sz="0" w:space="0" w:color="FFFFFF"/>
            </w:tcBorders>
            <w:shd w:val="clear" w:color="auto" w:fill="0E8A8A"/>
            <w:tcMar>
              <w:top w:w="180" w:type="dxa"/>
              <w:left w:w="240" w:type="dxa"/>
              <w:bottom w:w="180" w:type="dxa"/>
              <w:right w:w="240" w:type="dxa"/>
            </w:tcMar>
            <w:vAlign w:val="center"/>
          </w:tcPr>
          <w:p w14:paraId="1683B0F4" w14:textId="77777777" w:rsidR="00C65FD1" w:rsidRPr="00F364C8" w:rsidRDefault="00F364A4" w:rsidP="00EA4D94">
            <w:pPr>
              <w:pStyle w:val="v4"/>
              <w:pBdr>
                <w:left w:val="single" w:sz="20" w:space="8" w:color="E87722"/>
              </w:pBdr>
            </w:pPr>
            <w:bookmarkStart w:id="0" w:name="_Toc236831868"/>
            <w:r w:rsidRPr="00F364C8">
              <w:lastRenderedPageBreak/>
              <w:t>Executive Summary</w:t>
            </w:r>
            <w:bookmarkEnd w:id="0"/>
          </w:p>
        </w:tc>
      </w:tr>
    </w:tbl>
    <w:p w14:paraId="01673FF5" w14:textId="77777777" w:rsidR="00376B93" w:rsidRDefault="00376B93" w:rsidP="00EA4D94">
      <w:pPr>
        <w:pStyle w:val="v4"/>
        <w:rPr>
          <w:b w:val="0"/>
          <w:bCs w:val="0"/>
          <w:color w:val="0B3C66"/>
          <w:sz w:val="28"/>
          <w:szCs w:val="28"/>
        </w:rPr>
      </w:pPr>
    </w:p>
    <w:p w14:paraId="710D380C" w14:textId="77777777" w:rsidR="00376B93" w:rsidRPr="00F364C8" w:rsidRDefault="00376B93" w:rsidP="000321E9">
      <w:pPr>
        <w:spacing w:after="40"/>
        <w:ind w:left="720"/>
        <w:rPr>
          <w:b/>
          <w:bCs/>
        </w:rPr>
      </w:pPr>
      <w:r w:rsidRPr="00F364C8">
        <w:rPr>
          <w:b/>
          <w:bCs/>
          <w:color w:val="0B3C66"/>
          <w:sz w:val="28"/>
          <w:szCs w:val="28"/>
        </w:rPr>
        <w:t>Bimbo bakeri</w:t>
      </w:r>
    </w:p>
    <w:p w14:paraId="232C1E59" w14:textId="77777777" w:rsidR="00376B93" w:rsidRPr="00F364C8" w:rsidRDefault="00376B93" w:rsidP="000321E9">
      <w:pPr>
        <w:spacing w:after="200"/>
        <w:ind w:left="720"/>
        <w:rPr>
          <w:b/>
          <w:bCs/>
        </w:rPr>
      </w:pPr>
      <w:r w:rsidRPr="00F364C8">
        <w:rPr>
          <w:b/>
          <w:bCs/>
          <w:color w:val="5A6B78"/>
        </w:rPr>
        <w:t>Tamil Nadu</w:t>
      </w:r>
    </w:p>
    <w:p w14:paraId="6E94F041" w14:textId="77777777" w:rsidR="00376B93" w:rsidRPr="00F364C8" w:rsidRDefault="00376B93" w:rsidP="000321E9">
      <w:pPr>
        <w:spacing w:after="100"/>
        <w:ind w:left="720"/>
        <w:rPr>
          <w:b/>
          <w:bCs/>
        </w:rPr>
      </w:pPr>
      <w:r w:rsidRPr="00F364C8">
        <w:rPr>
          <w:b/>
          <w:bCs/>
          <w:color w:val="E87722"/>
          <w:sz w:val="22"/>
          <w:szCs w:val="22"/>
        </w:rPr>
        <w:t>Technical Snapshot</w:t>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76B93" w:rsidRPr="00F364C8" w14:paraId="49D683DC"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62D1E918" w14:textId="77777777" w:rsidR="00376B93" w:rsidRPr="00F364C8" w:rsidRDefault="00376B93" w:rsidP="00F364A4">
            <w:pPr>
              <w:rPr>
                <w:b/>
                <w:bCs/>
              </w:rPr>
            </w:pPr>
            <w:r w:rsidRPr="00F364C8">
              <w:rPr>
                <w:b/>
                <w:bCs/>
                <w:color w:val="0B3C66"/>
                <w:sz w:val="19"/>
                <w:szCs w:val="19"/>
              </w:rPr>
              <w:t>Proposed Capacity (kWp)</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9E824BF" w14:textId="3080E077" w:rsidR="00376B93" w:rsidRPr="00F364C8" w:rsidRDefault="00376B93" w:rsidP="00F364A4">
            <w:pPr>
              <w:rPr>
                <w:b/>
                <w:bCs/>
              </w:rPr>
            </w:pPr>
          </w:p>
        </w:tc>
      </w:tr>
      <w:tr w:rsidR="00376B93" w:rsidRPr="00F364C8" w14:paraId="683E2463"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458D6BE8" w14:textId="77777777" w:rsidR="00376B93" w:rsidRPr="00F364C8" w:rsidRDefault="00376B93" w:rsidP="00F364A4">
            <w:pPr>
              <w:rPr>
                <w:b/>
                <w:bCs/>
              </w:rPr>
            </w:pPr>
            <w:r w:rsidRPr="00F364C8">
              <w:rPr>
                <w:b/>
                <w:bCs/>
                <w:color w:val="0B3C66"/>
                <w:sz w:val="19"/>
                <w:szCs w:val="19"/>
              </w:rPr>
              <w:t>Installation Technology</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5D718D14" w14:textId="5B2FF73E" w:rsidR="00376B93" w:rsidRPr="00F364C8" w:rsidRDefault="00376B93" w:rsidP="00F364A4">
            <w:pPr>
              <w:rPr>
                <w:b/>
                <w:bCs/>
              </w:rPr>
            </w:pPr>
          </w:p>
        </w:tc>
      </w:tr>
      <w:tr w:rsidR="00376B93" w:rsidRPr="00F364C8" w14:paraId="32861F9B"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306C7ED" w14:textId="77777777" w:rsidR="00376B93" w:rsidRPr="00F364C8" w:rsidRDefault="00376B93" w:rsidP="00F364A4">
            <w:pPr>
              <w:rPr>
                <w:b/>
                <w:bCs/>
              </w:rPr>
            </w:pPr>
            <w:r w:rsidRPr="00F364C8">
              <w:rPr>
                <w:b/>
                <w:bCs/>
                <w:color w:val="0B3C66"/>
                <w:sz w:val="19"/>
                <w:szCs w:val="19"/>
              </w:rPr>
              <w:t>Estimated Generation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630A066" w14:textId="5A2CE056" w:rsidR="00376B93" w:rsidRPr="00F364C8" w:rsidRDefault="00376B93" w:rsidP="00F364A4">
            <w:pPr>
              <w:rPr>
                <w:b/>
                <w:bCs/>
              </w:rPr>
            </w:pPr>
          </w:p>
        </w:tc>
      </w:tr>
      <w:tr w:rsidR="007C1BBA" w:rsidRPr="00F364C8" w14:paraId="0466E293"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5E7739C6" w14:textId="77777777" w:rsidR="007C1BBA" w:rsidRPr="00F364C8" w:rsidRDefault="007C1BBA" w:rsidP="00F364A4">
            <w:pPr>
              <w:rPr>
                <w:b/>
                <w:bCs/>
                <w:color w:val="0B3C66"/>
                <w:sz w:val="19"/>
                <w:szCs w:val="19"/>
              </w:rPr>
            </w:pPr>
            <w:r w:rsidRPr="00A76399">
              <w:rPr>
                <w:b/>
                <w:bCs/>
                <w:color w:val="0B3C66"/>
                <w:sz w:val="19"/>
                <w:szCs w:val="19"/>
              </w:rPr>
              <w:t>Guaranteed Generation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1EF0512D" w14:textId="06A722C8" w:rsidR="007C1BBA" w:rsidRPr="00F364C8" w:rsidRDefault="007C1BBA" w:rsidP="00F364A4">
            <w:pPr>
              <w:rPr>
                <w:b/>
                <w:bCs/>
              </w:rPr>
            </w:pPr>
          </w:p>
        </w:tc>
      </w:tr>
      <w:tr w:rsidR="00376B93" w:rsidRPr="00F364C8" w14:paraId="23E8D298"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73440E47" w14:textId="2B8715A8" w:rsidR="00376B93" w:rsidRPr="00F364C8" w:rsidRDefault="00376B93" w:rsidP="00F364A4">
            <w:pPr>
              <w:rPr>
                <w:b/>
                <w:bCs/>
              </w:rPr>
            </w:pPr>
            <w:r w:rsidRPr="00F364C8">
              <w:rPr>
                <w:b/>
                <w:bCs/>
                <w:color w:val="0B3C66"/>
                <w:sz w:val="19"/>
                <w:szCs w:val="19"/>
              </w:rPr>
              <w:t>Metering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14E4ADB6" w14:textId="54EDF679" w:rsidR="00376B93" w:rsidRPr="00F364C8" w:rsidRDefault="00376B93" w:rsidP="00F364A4">
            <w:pPr>
              <w:rPr>
                <w:b/>
                <w:bCs/>
              </w:rPr>
            </w:pPr>
          </w:p>
        </w:tc>
      </w:tr>
      <w:tr w:rsidR="00376B93" w:rsidRPr="00F364C8" w14:paraId="7D2364CA"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5E3E2E4" w14:textId="77777777" w:rsidR="00376B93" w:rsidRPr="00F364C8" w:rsidRDefault="00376B93" w:rsidP="00F364A4">
            <w:pPr>
              <w:rPr>
                <w:b/>
                <w:bCs/>
              </w:rPr>
            </w:pPr>
            <w:r w:rsidRPr="00F364C8">
              <w:rPr>
                <w:b/>
                <w:bCs/>
                <w:color w:val="0B3C66"/>
                <w:sz w:val="19"/>
                <w:szCs w:val="19"/>
              </w:rPr>
              <w:t>Key Components</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1881892" w14:textId="4815530D" w:rsidR="005B051C" w:rsidRDefault="005B051C"/>
        </w:tc>
      </w:tr>
      <w:tr w:rsidR="00376B93" w:rsidRPr="00F364C8" w14:paraId="077A382F"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51DEA2BA" w14:textId="77777777" w:rsidR="00376B93" w:rsidRPr="00F364C8" w:rsidRDefault="00376B93" w:rsidP="00F364A4">
            <w:pPr>
              <w:rPr>
                <w:b/>
                <w:bCs/>
              </w:rPr>
            </w:pPr>
            <w:r w:rsidRPr="00F364C8">
              <w:rPr>
                <w:b/>
                <w:bCs/>
                <w:color w:val="0B3C66"/>
                <w:sz w:val="19"/>
                <w:szCs w:val="19"/>
              </w:rPr>
              <w:t>Project Timeline</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65159176" w14:textId="7520046B" w:rsidR="00376B93" w:rsidRPr="00F364C8" w:rsidRDefault="00376B93" w:rsidP="00F364A4">
            <w:pPr>
              <w:rPr>
                <w:b/>
                <w:bCs/>
              </w:rPr>
            </w:pPr>
          </w:p>
        </w:tc>
      </w:tr>
      <w:tr w:rsidR="00376B93" w:rsidRPr="00F364C8" w14:paraId="228B06FB"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76CA0E28" w14:textId="77777777" w:rsidR="00376B93" w:rsidRPr="00F364C8" w:rsidRDefault="00376B93" w:rsidP="00F364A4">
            <w:pPr>
              <w:rPr>
                <w:b/>
                <w:bCs/>
              </w:rPr>
            </w:pPr>
            <w:r w:rsidRPr="00F364C8">
              <w:rPr>
                <w:b/>
                <w:bCs/>
                <w:color w:val="0B3C66"/>
                <w:sz w:val="19"/>
                <w:szCs w:val="19"/>
              </w:rPr>
              <w:t>Exclusions</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08DFF61" w14:textId="68566FE2" w:rsidR="00376B93" w:rsidRDefault="00376B93" w:rsidP="00F364A4">
            <w:pPr>
              <w:rPr>
                <w:b/>
                <w:bCs/>
              </w:rPr>
            </w:pPr>
          </w:p>
        </w:tc>
      </w:tr>
    </w:tbl>
    <w:p w14:paraId="4A977D63" w14:textId="77777777" w:rsidR="00376B93" w:rsidRPr="00F364C8" w:rsidRDefault="00376B93" w:rsidP="000321E9">
      <w:pPr>
        <w:spacing w:after="200"/>
        <w:ind w:left="720"/>
        <w:rPr>
          <w:b/>
          <w:bCs/>
        </w:rPr>
      </w:pPr>
    </w:p>
    <w:p w14:paraId="30B20D44" w14:textId="77777777" w:rsidR="00376B93" w:rsidRPr="00F364C8" w:rsidRDefault="00376B93" w:rsidP="000321E9">
      <w:pPr>
        <w:spacing w:after="100"/>
        <w:ind w:left="720"/>
        <w:rPr>
          <w:b/>
          <w:bCs/>
        </w:rPr>
      </w:pPr>
      <w:r w:rsidRPr="00F364C8">
        <w:rPr>
          <w:b/>
          <w:bCs/>
          <w:color w:val="E87722"/>
          <w:sz w:val="22"/>
          <w:szCs w:val="22"/>
        </w:rPr>
        <w:t>Commercial Snapshot</w:t>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5D0BFB" w:rsidRPr="00F364C8" w14:paraId="0AEA6867" w14:textId="77777777" w:rsidTr="002A0070">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tcPr>
          <w:p w14:paraId="39B3BC6D" w14:textId="77777777" w:rsidR="005D0BFB" w:rsidRPr="00F364C8" w:rsidRDefault="005D0BFB" w:rsidP="005D0BFB">
            <w:pPr>
              <w:rPr>
                <w:b/>
                <w:bCs/>
              </w:rPr>
            </w:pPr>
            <w:r w:rsidRPr="00615405">
              <w:rPr>
                <w:b/>
                <w:bCs/>
                <w:color w:val="0B3C66"/>
                <w:sz w:val="19"/>
                <w:szCs w:val="19"/>
              </w:rPr>
              <w:t>Variable Grid Rate (₹/kWh)</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tcPr>
          <w:p w14:paraId="3F506974" w14:textId="570F2A69" w:rsidR="005D0BFB" w:rsidRPr="00F364C8" w:rsidRDefault="005D0BFB" w:rsidP="005D0BFB">
            <w:pPr>
              <w:rPr>
                <w:b/>
                <w:bCs/>
              </w:rPr>
            </w:pPr>
          </w:p>
        </w:tc>
      </w:tr>
      <w:tr w:rsidR="005D0BFB" w:rsidRPr="00F364C8" w14:paraId="21E93C94" w14:textId="77777777" w:rsidTr="002A0070">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tcPr>
          <w:p w14:paraId="5DB3E20D" w14:textId="77777777" w:rsidR="005D0BFB" w:rsidRPr="00F364C8" w:rsidRDefault="005D0BFB" w:rsidP="005D0BFB">
            <w:pPr>
              <w:rPr>
                <w:b/>
                <w:bCs/>
              </w:rPr>
            </w:pPr>
            <w:r w:rsidRPr="00615405">
              <w:rPr>
                <w:b/>
                <w:bCs/>
                <w:color w:val="0B3C66"/>
                <w:sz w:val="19"/>
                <w:szCs w:val="19"/>
              </w:rPr>
              <w:t>Proposed Solar Tariff (₹/kWh)</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tcPr>
          <w:p w14:paraId="58F3F41F" w14:textId="7BDADAE7" w:rsidR="005D0BFB" w:rsidRPr="00F364C8" w:rsidRDefault="005D0BFB" w:rsidP="005D0BFB">
            <w:pPr>
              <w:rPr>
                <w:b/>
                <w:bCs/>
              </w:rPr>
            </w:pPr>
          </w:p>
        </w:tc>
      </w:tr>
      <w:tr w:rsidR="005D0BFB" w:rsidRPr="00F364C8" w14:paraId="2AEFC00D" w14:textId="77777777" w:rsidTr="002A0070">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tcPr>
          <w:p w14:paraId="0BC5C226" w14:textId="77777777" w:rsidR="005D0BFB" w:rsidRPr="00F364C8" w:rsidRDefault="005D0BFB" w:rsidP="005D0BFB">
            <w:pPr>
              <w:rPr>
                <w:b/>
                <w:bCs/>
              </w:rPr>
            </w:pPr>
            <w:r w:rsidRPr="00615405">
              <w:rPr>
                <w:b/>
                <w:bCs/>
                <w:color w:val="0B3C66"/>
                <w:sz w:val="19"/>
                <w:szCs w:val="19"/>
              </w:rPr>
              <w:t>% Savings (1st Year) based on Estimated Generation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tcPr>
          <w:p w14:paraId="3CB5F11D" w14:textId="160CCB2E" w:rsidR="005D0BFB" w:rsidRPr="00F364C8" w:rsidRDefault="005D0BFB" w:rsidP="005D0BFB">
            <w:pPr>
              <w:rPr>
                <w:b/>
                <w:bCs/>
              </w:rPr>
            </w:pPr>
          </w:p>
        </w:tc>
      </w:tr>
      <w:tr w:rsidR="005D0BFB" w:rsidRPr="00F364C8" w14:paraId="542DCA4D" w14:textId="77777777" w:rsidTr="002A0070">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tcPr>
          <w:p w14:paraId="4AA77662" w14:textId="77777777" w:rsidR="005D0BFB" w:rsidRPr="00F364C8" w:rsidRDefault="005D0BFB" w:rsidP="005D0BFB">
            <w:pPr>
              <w:rPr>
                <w:b/>
                <w:bCs/>
              </w:rPr>
            </w:pPr>
            <w:r w:rsidRPr="00615405">
              <w:rPr>
                <w:b/>
                <w:bCs/>
                <w:color w:val="0B3C66"/>
                <w:sz w:val="19"/>
                <w:szCs w:val="19"/>
              </w:rPr>
              <w:t>% grid consumption replaced</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tcPr>
          <w:p w14:paraId="15756845" w14:textId="77777777" w:rsidR="005D0BFB" w:rsidRPr="00F364C8" w:rsidRDefault="005D0BFB" w:rsidP="005D0BFB">
            <w:pPr>
              <w:rPr>
                <w:b/>
                <w:bCs/>
              </w:rPr>
            </w:pPr>
          </w:p>
        </w:tc>
      </w:tr>
      <w:tr w:rsidR="005D0BFB" w:rsidRPr="00F364C8" w14:paraId="0F397476" w14:textId="77777777" w:rsidTr="002A0070">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tcPr>
          <w:p w14:paraId="7BB6BE64" w14:textId="77777777" w:rsidR="005D0BFB" w:rsidRDefault="005D0BFB" w:rsidP="005D0BFB">
            <w:pPr>
              <w:rPr>
                <w:b/>
                <w:bCs/>
                <w:color w:val="0B3C66"/>
                <w:sz w:val="19"/>
                <w:szCs w:val="19"/>
              </w:rPr>
            </w:pPr>
            <w:r w:rsidRPr="00615405">
              <w:rPr>
                <w:b/>
                <w:bCs/>
                <w:color w:val="0B3C66"/>
                <w:sz w:val="19"/>
                <w:szCs w:val="19"/>
              </w:rPr>
              <w:t xml:space="preserve">Reduction in CO2 emissions </w:t>
            </w:r>
          </w:p>
          <w:p w14:paraId="2CB2FB0A" w14:textId="77777777" w:rsidR="005D0BFB" w:rsidRPr="00F364C8" w:rsidRDefault="005D0BFB" w:rsidP="005D0BFB">
            <w:pPr>
              <w:rPr>
                <w:b/>
                <w:bCs/>
              </w:rPr>
            </w:pPr>
            <w:r w:rsidRPr="00615405">
              <w:rPr>
                <w:b/>
                <w:bCs/>
                <w:color w:val="0B3C66"/>
                <w:sz w:val="18"/>
                <w:szCs w:val="18"/>
              </w:rPr>
              <w:t>(In Tons)</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tcPr>
          <w:p w14:paraId="69557A15" w14:textId="03DB4F8C" w:rsidR="005D0BFB" w:rsidRPr="00F364C8" w:rsidRDefault="005D0BFB" w:rsidP="005D0BFB">
            <w:pPr>
              <w:rPr>
                <w:b/>
                <w:bCs/>
              </w:rPr>
            </w:pPr>
          </w:p>
        </w:tc>
      </w:tr>
    </w:tbl>
    <w:p w14:paraId="604FFAFC" w14:textId="77777777" w:rsidR="00376B93" w:rsidRPr="00F364C8" w:rsidRDefault="00376B93" w:rsidP="000321E9">
      <w:pPr>
        <w:spacing w:after="200"/>
        <w:ind w:left="720"/>
        <w:rPr>
          <w:b/>
          <w:bCs/>
        </w:rPr>
      </w:pPr>
    </w:p>
    <w:p w14:paraId="775C8E67" w14:textId="77777777" w:rsidR="00376B93" w:rsidRPr="00F364C8" w:rsidRDefault="00376B93" w:rsidP="000321E9">
      <w:pPr>
        <w:spacing w:after="100"/>
        <w:ind w:left="720"/>
        <w:rPr>
          <w:b/>
          <w:bCs/>
        </w:rPr>
      </w:pPr>
      <w:r w:rsidRPr="00F364C8">
        <w:rPr>
          <w:b/>
          <w:bCs/>
          <w:color w:val="E87722"/>
          <w:sz w:val="22"/>
          <w:szCs w:val="22"/>
        </w:rPr>
        <w:t>Proposal Details</w:t>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76B93" w:rsidRPr="00F364C8" w14:paraId="2A03747B"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4D00519" w14:textId="77777777" w:rsidR="00376B93" w:rsidRPr="00F364C8" w:rsidRDefault="00376B93" w:rsidP="00F364A4">
            <w:pPr>
              <w:rPr>
                <w:b/>
                <w:bCs/>
              </w:rPr>
            </w:pPr>
            <w:r>
              <w:br w:type="page"/>
            </w:r>
            <w:r w:rsidRPr="00F364C8">
              <w:rPr>
                <w:b/>
                <w:bCs/>
                <w:color w:val="0B3C66"/>
                <w:sz w:val="19"/>
                <w:szCs w:val="19"/>
              </w:rPr>
              <w:t>Submitted by</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B605757" w14:textId="592C40B6" w:rsidR="00376B93" w:rsidRPr="00F364C8" w:rsidRDefault="00376B93" w:rsidP="00F364A4">
            <w:pPr>
              <w:rPr>
                <w:b/>
                <w:bCs/>
              </w:rPr>
            </w:pPr>
          </w:p>
        </w:tc>
      </w:tr>
      <w:tr w:rsidR="00376B93" w:rsidRPr="00F364C8" w14:paraId="3C5818DC"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61985E49" w14:textId="77777777" w:rsidR="00376B93" w:rsidRPr="00F364C8" w:rsidRDefault="00376B93" w:rsidP="00F364A4">
            <w:pPr>
              <w:rPr>
                <w:b/>
                <w:bCs/>
              </w:rPr>
            </w:pPr>
            <w:r w:rsidRPr="00F364C8">
              <w:rPr>
                <w:b/>
                <w:bCs/>
                <w:color w:val="0B3C66"/>
                <w:sz w:val="19"/>
                <w:szCs w:val="19"/>
              </w:rPr>
              <w:t>Submitted 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D65FAED" w14:textId="11BB7ADC" w:rsidR="00376B93" w:rsidRPr="00F364C8" w:rsidRDefault="00376B93" w:rsidP="00F364A4">
            <w:pPr>
              <w:rPr>
                <w:b/>
                <w:bCs/>
              </w:rPr>
            </w:pPr>
          </w:p>
        </w:tc>
      </w:tr>
      <w:tr w:rsidR="00376B93" w:rsidRPr="00F364C8" w14:paraId="34592CD6"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1ABE83B2" w14:textId="77777777" w:rsidR="00376B93" w:rsidRPr="00F364C8" w:rsidRDefault="00376B93" w:rsidP="00F364A4">
            <w:pPr>
              <w:rPr>
                <w:b/>
                <w:bCs/>
              </w:rPr>
            </w:pPr>
            <w:r w:rsidRPr="00F364C8">
              <w:rPr>
                <w:b/>
                <w:bCs/>
                <w:color w:val="0B3C66"/>
                <w:sz w:val="19"/>
                <w:szCs w:val="19"/>
              </w:rPr>
              <w:t>Validity</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19CEF9FD" w14:textId="6064FD3F" w:rsidR="00376B93" w:rsidRPr="00F364C8" w:rsidRDefault="00376B93" w:rsidP="00F364A4">
            <w:pPr>
              <w:rPr>
                <w:b/>
                <w:bCs/>
              </w:rPr>
            </w:pPr>
          </w:p>
        </w:tc>
      </w:tr>
    </w:tbl>
    <w:p w14:paraId="5C19E3FC" w14:textId="77777777" w:rsidR="00376B93" w:rsidRDefault="00376B93" w:rsidP="000321E9">
      <w:pPr>
        <w:ind w:left="720"/>
      </w:pPr>
      <w:r>
        <w:br w:type="page"/>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80"/>
      </w:tblGrid>
      <w:tr w:rsidR="00C65FD1" w:rsidRPr="00F364C8" w14:paraId="1D1B1FC8" w14:textId="77777777" w:rsidTr="006E7DF5">
        <w:tc>
          <w:tcPr>
            <w:tcW w:w="1400" w:type="dxa"/>
            <w:tcBorders>
              <w:top w:val="none" w:sz="0" w:space="0" w:color="FFFFFF"/>
              <w:left w:val="none" w:sz="0" w:space="0" w:color="FFFFFF"/>
              <w:bottom w:val="none" w:sz="0" w:space="0" w:color="FFFFFF"/>
              <w:right w:val="none" w:sz="0" w:space="0" w:color="FFFFFF"/>
            </w:tcBorders>
            <w:shd w:val="clear" w:color="auto" w:fill="E87722"/>
            <w:tcMar>
              <w:top w:w="180" w:type="dxa"/>
              <w:left w:w="100" w:type="dxa"/>
              <w:bottom w:w="180" w:type="dxa"/>
              <w:right w:w="100" w:type="dxa"/>
            </w:tcMar>
            <w:vAlign w:val="center"/>
          </w:tcPr>
          <w:p w14:paraId="684C1702" w14:textId="77777777" w:rsidR="00C65FD1" w:rsidRPr="00484198" w:rsidRDefault="00F364A4" w:rsidP="00484198">
            <w:pPr>
              <w:jc w:val="center"/>
            </w:pPr>
            <w:r w:rsidRPr="00484198">
              <w:rPr>
                <w:b/>
                <w:bCs/>
                <w:color w:val="FFFFFF"/>
                <w:sz w:val="32"/>
                <w:szCs w:val="32"/>
              </w:rPr>
              <w:lastRenderedPageBreak/>
              <w:t>1.0</w:t>
            </w:r>
          </w:p>
        </w:tc>
        <w:tc>
          <w:tcPr>
            <w:tcW w:w="8680" w:type="dxa"/>
            <w:tcBorders>
              <w:top w:val="none" w:sz="0" w:space="0" w:color="FFFFFF"/>
              <w:left w:val="none" w:sz="0" w:space="0" w:color="FFFFFF"/>
              <w:bottom w:val="none" w:sz="0" w:space="0" w:color="FFFFFF"/>
              <w:right w:val="none" w:sz="0" w:space="0" w:color="FFFFFF"/>
            </w:tcBorders>
            <w:shd w:val="clear" w:color="auto" w:fill="0B3C66"/>
            <w:tcMar>
              <w:top w:w="180" w:type="dxa"/>
              <w:left w:w="240" w:type="dxa"/>
              <w:bottom w:w="180" w:type="dxa"/>
              <w:right w:w="240" w:type="dxa"/>
            </w:tcMar>
            <w:vAlign w:val="center"/>
          </w:tcPr>
          <w:p w14:paraId="4A1B871C" w14:textId="77777777" w:rsidR="00C65FD1" w:rsidRPr="00484198" w:rsidRDefault="00F364A4" w:rsidP="00484198">
            <w:pPr>
              <w:pStyle w:val="v4"/>
            </w:pPr>
            <w:bookmarkStart w:id="1" w:name="_Toc236831869"/>
            <w:r w:rsidRPr="00484198">
              <w:t>Site Details</w:t>
            </w:r>
            <w:bookmarkEnd w:id="1"/>
          </w:p>
        </w:tc>
      </w:tr>
    </w:tbl>
    <w:p w14:paraId="349EF0A2" w14:textId="77777777" w:rsidR="00C65FD1" w:rsidRPr="009554B6" w:rsidRDefault="00F364A4" w:rsidP="00A76399">
      <w:pPr>
        <w:pStyle w:val="Strong1"/>
      </w:pPr>
      <w:r w:rsidRPr="009554B6">
        <w:t xml:space="preserve">  </w:t>
      </w:r>
      <w:bookmarkStart w:id="2" w:name="_Toc232003434"/>
      <w:bookmarkStart w:id="3" w:name="_Toc236831870"/>
      <w:r w:rsidR="00251ED0" w:rsidRPr="009554B6">
        <w:t>1.1 Customer</w:t>
      </w:r>
      <w:r w:rsidRPr="009554B6">
        <w:t xml:space="preserve"> Details</w:t>
      </w:r>
      <w:bookmarkEnd w:id="2"/>
      <w:bookmarkEnd w:id="3"/>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C65FD1" w:rsidRPr="00F364C8" w14:paraId="7B16BB51"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50823A70" w14:textId="77777777" w:rsidR="00C65FD1" w:rsidRPr="00F364C8" w:rsidRDefault="00F364A4">
            <w:pPr>
              <w:rPr>
                <w:b/>
                <w:bCs/>
              </w:rPr>
            </w:pPr>
            <w:r w:rsidRPr="00F364C8">
              <w:rPr>
                <w:b/>
                <w:bCs/>
                <w:color w:val="0B3C66"/>
                <w:sz w:val="19"/>
                <w:szCs w:val="19"/>
              </w:rPr>
              <w:t>Name</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F08AE62" w14:textId="1D5443FD" w:rsidR="00C65FD1" w:rsidRPr="00F364C8" w:rsidRDefault="00C65FD1">
            <w:pPr>
              <w:rPr>
                <w:b/>
                <w:bCs/>
              </w:rPr>
            </w:pPr>
          </w:p>
        </w:tc>
      </w:tr>
      <w:tr w:rsidR="00C65FD1" w:rsidRPr="00F364C8" w14:paraId="63EFE586"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21D0AD6" w14:textId="77777777" w:rsidR="00C65FD1" w:rsidRPr="00F364C8" w:rsidRDefault="00F364A4">
            <w:pPr>
              <w:rPr>
                <w:b/>
                <w:bCs/>
              </w:rPr>
            </w:pPr>
            <w:r w:rsidRPr="00F364C8">
              <w:rPr>
                <w:b/>
                <w:bCs/>
                <w:color w:val="0B3C66"/>
                <w:sz w:val="19"/>
                <w:szCs w:val="19"/>
              </w:rPr>
              <w:t>Address</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1F3589B0" w14:textId="44C0FC2E" w:rsidR="00C65FD1" w:rsidRPr="00F364C8" w:rsidRDefault="00C65FD1">
            <w:pPr>
              <w:rPr>
                <w:b/>
                <w:bCs/>
              </w:rPr>
            </w:pPr>
          </w:p>
        </w:tc>
      </w:tr>
      <w:tr w:rsidR="00C65FD1" w:rsidRPr="00F364C8" w14:paraId="43781928"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545358D" w14:textId="77777777" w:rsidR="00C65FD1" w:rsidRPr="00F364C8" w:rsidRDefault="00F364A4">
            <w:pPr>
              <w:rPr>
                <w:b/>
                <w:bCs/>
              </w:rPr>
            </w:pPr>
            <w:r w:rsidRPr="00F364C8">
              <w:rPr>
                <w:b/>
                <w:bCs/>
                <w:color w:val="0B3C66"/>
                <w:sz w:val="19"/>
                <w:szCs w:val="19"/>
              </w:rPr>
              <w:t>Contact Person</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B241CF7" w14:textId="3A973E30" w:rsidR="00C65FD1" w:rsidRPr="00F364C8" w:rsidRDefault="00C65FD1">
            <w:pPr>
              <w:rPr>
                <w:b/>
                <w:bCs/>
              </w:rPr>
            </w:pPr>
          </w:p>
        </w:tc>
      </w:tr>
      <w:tr w:rsidR="00C65FD1" w:rsidRPr="00F364C8" w14:paraId="5856A5B3"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7169DCCF" w14:textId="77777777" w:rsidR="00C65FD1" w:rsidRPr="00F364C8" w:rsidRDefault="00F364A4">
            <w:pPr>
              <w:rPr>
                <w:b/>
                <w:bCs/>
              </w:rPr>
            </w:pPr>
            <w:r w:rsidRPr="00F364C8">
              <w:rPr>
                <w:b/>
                <w:bCs/>
                <w:color w:val="0B3C66"/>
                <w:sz w:val="19"/>
                <w:szCs w:val="19"/>
              </w:rPr>
              <w:t>Mobile</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0548E3C5" w14:textId="57398A3B" w:rsidR="00C65FD1" w:rsidRPr="00F364C8" w:rsidRDefault="00C65FD1">
            <w:pPr>
              <w:rPr>
                <w:b/>
                <w:bCs/>
              </w:rPr>
            </w:pPr>
          </w:p>
        </w:tc>
      </w:tr>
      <w:tr w:rsidR="00C65FD1" w:rsidRPr="00F364C8" w14:paraId="1F5507D6"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F1FB985" w14:textId="77777777" w:rsidR="00C65FD1" w:rsidRPr="00F364C8" w:rsidRDefault="00F364A4">
            <w:pPr>
              <w:rPr>
                <w:b/>
                <w:bCs/>
              </w:rPr>
            </w:pPr>
            <w:r w:rsidRPr="00F364C8">
              <w:rPr>
                <w:b/>
                <w:bCs/>
                <w:color w:val="0B3C66"/>
                <w:sz w:val="19"/>
                <w:szCs w:val="19"/>
              </w:rPr>
              <w:t>Email</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F1CCF99" w14:textId="77777777" w:rsidR="00C65FD1" w:rsidRPr="00F364C8" w:rsidRDefault="00C65FD1">
            <w:pPr>
              <w:rPr>
                <w:b/>
                <w:bCs/>
              </w:rPr>
            </w:pPr>
          </w:p>
        </w:tc>
      </w:tr>
    </w:tbl>
    <w:p w14:paraId="1C1A5BC2" w14:textId="77777777" w:rsidR="00C65FD1" w:rsidRPr="00F364C8" w:rsidRDefault="00C65FD1" w:rsidP="000321E9">
      <w:pPr>
        <w:spacing w:after="160"/>
        <w:ind w:left="720"/>
        <w:rPr>
          <w:b/>
          <w:bCs/>
        </w:rPr>
      </w:pPr>
    </w:p>
    <w:p w14:paraId="3A3EF21A" w14:textId="77777777" w:rsidR="00C65FD1" w:rsidRPr="00F364C8" w:rsidRDefault="00F364A4" w:rsidP="000321E9">
      <w:pPr>
        <w:pStyle w:val="Heading2"/>
        <w:pBdr>
          <w:left w:val="single" w:sz="20" w:space="8" w:color="E87722"/>
        </w:pBdr>
        <w:spacing w:before="280" w:after="140"/>
        <w:ind w:left="720"/>
      </w:pPr>
      <w:r w:rsidRPr="00F364C8">
        <w:t xml:space="preserve">  </w:t>
      </w:r>
      <w:bookmarkStart w:id="4" w:name="_Toc232003435"/>
      <w:bookmarkStart w:id="5" w:name="_Toc236831871"/>
      <w:r w:rsidR="00251ED0" w:rsidRPr="00F364C8">
        <w:t>1.2 Site</w:t>
      </w:r>
      <w:r w:rsidRPr="00F364C8">
        <w:t xml:space="preserve"> Details</w:t>
      </w:r>
      <w:bookmarkEnd w:id="4"/>
      <w:bookmarkEnd w:id="5"/>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C65FD1" w:rsidRPr="00F364C8" w14:paraId="07D7E33F"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1BDA9402" w14:textId="77777777" w:rsidR="00C65FD1" w:rsidRPr="00F364C8" w:rsidRDefault="00F364A4">
            <w:pPr>
              <w:rPr>
                <w:b/>
                <w:bCs/>
              </w:rPr>
            </w:pPr>
            <w:r w:rsidRPr="00F364C8">
              <w:rPr>
                <w:b/>
                <w:bCs/>
                <w:color w:val="0B3C66"/>
                <w:sz w:val="19"/>
                <w:szCs w:val="19"/>
              </w:rPr>
              <w:t>Address</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B6CCBEC" w14:textId="77777777" w:rsidR="00C65FD1" w:rsidRPr="00F364C8" w:rsidRDefault="00C65FD1">
            <w:pPr>
              <w:rPr>
                <w:b/>
                <w:bCs/>
              </w:rPr>
            </w:pPr>
          </w:p>
        </w:tc>
      </w:tr>
      <w:tr w:rsidR="00C65FD1" w:rsidRPr="00F364C8" w14:paraId="0248102A"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0359872" w14:textId="77777777" w:rsidR="00C65FD1" w:rsidRPr="00F364C8" w:rsidRDefault="00F364A4">
            <w:pPr>
              <w:rPr>
                <w:b/>
                <w:bCs/>
              </w:rPr>
            </w:pPr>
            <w:r w:rsidRPr="00F364C8">
              <w:rPr>
                <w:b/>
                <w:bCs/>
                <w:color w:val="0B3C66"/>
                <w:sz w:val="19"/>
                <w:szCs w:val="19"/>
              </w:rPr>
              <w:t>Latitude</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325F581" w14:textId="77777777" w:rsidR="00C65FD1" w:rsidRPr="00F364C8" w:rsidRDefault="00C65FD1">
            <w:pPr>
              <w:rPr>
                <w:b/>
                <w:bCs/>
              </w:rPr>
            </w:pPr>
          </w:p>
        </w:tc>
      </w:tr>
      <w:tr w:rsidR="00C65FD1" w:rsidRPr="00F364C8" w14:paraId="508666C3"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21A0C2E6" w14:textId="77777777" w:rsidR="00C65FD1" w:rsidRPr="00F364C8" w:rsidRDefault="00F364A4">
            <w:pPr>
              <w:rPr>
                <w:b/>
                <w:bCs/>
              </w:rPr>
            </w:pPr>
            <w:r w:rsidRPr="00F364C8">
              <w:rPr>
                <w:b/>
                <w:bCs/>
                <w:color w:val="0B3C66"/>
                <w:sz w:val="19"/>
                <w:szCs w:val="19"/>
              </w:rPr>
              <w:t>Longitude</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F61A868" w14:textId="77777777" w:rsidR="00C65FD1" w:rsidRPr="00F364C8" w:rsidRDefault="00C65FD1">
            <w:pPr>
              <w:rPr>
                <w:b/>
                <w:bCs/>
              </w:rPr>
            </w:pPr>
          </w:p>
        </w:tc>
      </w:tr>
      <w:tr w:rsidR="00C65FD1" w:rsidRPr="00F364C8" w14:paraId="1C3C4C16"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4F211D88" w14:textId="77777777" w:rsidR="00C65FD1" w:rsidRPr="00F364C8" w:rsidRDefault="00F364A4">
            <w:pPr>
              <w:rPr>
                <w:b/>
                <w:bCs/>
              </w:rPr>
            </w:pPr>
            <w:r w:rsidRPr="00F364C8">
              <w:rPr>
                <w:b/>
                <w:bCs/>
                <w:color w:val="0B3C66"/>
                <w:sz w:val="19"/>
                <w:szCs w:val="19"/>
              </w:rPr>
              <w:t>Type of Installation</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476CA51" w14:textId="77777777" w:rsidR="00C65FD1" w:rsidRPr="00F364C8" w:rsidRDefault="00C65FD1">
            <w:pPr>
              <w:rPr>
                <w:b/>
                <w:bCs/>
              </w:rPr>
            </w:pPr>
          </w:p>
        </w:tc>
      </w:tr>
      <w:tr w:rsidR="00C65FD1" w:rsidRPr="00F364C8" w14:paraId="76840404"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503FA67B" w14:textId="77777777" w:rsidR="00C65FD1" w:rsidRPr="00F364C8" w:rsidRDefault="00F364A4">
            <w:pPr>
              <w:rPr>
                <w:b/>
                <w:bCs/>
              </w:rPr>
            </w:pPr>
            <w:r w:rsidRPr="00F364C8">
              <w:rPr>
                <w:b/>
                <w:bCs/>
                <w:color w:val="0B3C66"/>
                <w:sz w:val="19"/>
                <w:szCs w:val="19"/>
              </w:rPr>
              <w:t>Type of Roofs</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34E2A941" w14:textId="77777777" w:rsidR="00C65FD1" w:rsidRPr="00F364C8" w:rsidRDefault="00C65FD1">
            <w:pPr>
              <w:rPr>
                <w:b/>
                <w:bCs/>
              </w:rPr>
            </w:pPr>
          </w:p>
        </w:tc>
      </w:tr>
      <w:tr w:rsidR="00C65FD1" w:rsidRPr="00F364C8" w14:paraId="14B64E38"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419B12C0" w14:textId="77777777" w:rsidR="00C65FD1" w:rsidRPr="00F364C8" w:rsidRDefault="00F364A4">
            <w:pPr>
              <w:rPr>
                <w:b/>
                <w:bCs/>
              </w:rPr>
            </w:pPr>
            <w:r w:rsidRPr="00F364C8">
              <w:rPr>
                <w:b/>
                <w:bCs/>
                <w:color w:val="0B3C66"/>
                <w:sz w:val="19"/>
                <w:szCs w:val="19"/>
              </w:rPr>
              <w:t>Availability of Water</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52B2EFB" w14:textId="77777777" w:rsidR="00C65FD1" w:rsidRPr="00F364C8" w:rsidRDefault="00C65FD1">
            <w:pPr>
              <w:rPr>
                <w:b/>
                <w:bCs/>
              </w:rPr>
            </w:pPr>
            <w:r>
              <w:t>Yes</w:t>
            </w:r>
          </w:p>
        </w:tc>
      </w:tr>
      <w:tr w:rsidR="00C65FD1" w:rsidRPr="00F364C8" w14:paraId="06766A54" w14:textId="77777777" w:rsidTr="000321E9">
        <w:tc>
          <w:tcPr>
            <w:tcW w:w="26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0E377B6" w14:textId="77777777" w:rsidR="00C65FD1" w:rsidRPr="00F364C8" w:rsidRDefault="00F364A4">
            <w:pPr>
              <w:rPr>
                <w:b/>
                <w:bCs/>
              </w:rPr>
            </w:pPr>
            <w:r w:rsidRPr="00F364C8">
              <w:rPr>
                <w:b/>
                <w:bCs/>
                <w:color w:val="0B3C66"/>
                <w:sz w:val="19"/>
                <w:szCs w:val="19"/>
              </w:rPr>
              <w:t>Shading</w:t>
            </w:r>
          </w:p>
        </w:tc>
        <w:tc>
          <w:tcPr>
            <w:tcW w:w="74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17451E4" w14:textId="77777777" w:rsidR="00C65FD1" w:rsidRPr="00F364C8" w:rsidRDefault="00C65FD1">
            <w:pPr>
              <w:rPr>
                <w:b/>
                <w:bCs/>
              </w:rPr>
            </w:pPr>
            <w:r>
              <w:t>Shadow-free</w:t>
            </w:r>
          </w:p>
        </w:tc>
      </w:tr>
    </w:tbl>
    <w:p w14:paraId="07D9CB78" w14:textId="77777777" w:rsidR="00C65FD1" w:rsidRPr="00F364C8" w:rsidRDefault="00C65FD1" w:rsidP="000321E9">
      <w:pPr>
        <w:spacing w:after="160"/>
        <w:ind w:left="720"/>
        <w:rPr>
          <w:b/>
          <w:bCs/>
        </w:rPr>
      </w:pP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65FD1" w:rsidRPr="00F364C8" w14:paraId="70055811" w14:textId="77777777" w:rsidTr="0081185A">
        <w:tc>
          <w:tcPr>
            <w:tcW w:w="10080" w:type="dxa"/>
            <w:tcBorders>
              <w:top w:val="dashed" w:sz="6" w:space="0" w:color="1F6FB2"/>
              <w:left w:val="dashed" w:sz="6" w:space="0" w:color="1F6FB2"/>
              <w:bottom w:val="dashed" w:sz="6" w:space="0" w:color="1F6FB2"/>
              <w:right w:val="dashed" w:sz="6" w:space="0" w:color="1F6FB2"/>
            </w:tcBorders>
            <w:shd w:val="clear" w:color="auto" w:fill="F4F9FC"/>
            <w:tcMar>
              <w:top w:w="480" w:type="dxa"/>
              <w:left w:w="200" w:type="dxa"/>
              <w:bottom w:w="480" w:type="dxa"/>
              <w:right w:w="200" w:type="dxa"/>
            </w:tcMar>
          </w:tcPr>
          <w:p w14:paraId="495F81DA" w14:textId="77777777" w:rsidR="00C65FD1" w:rsidRPr="00F364C8" w:rsidRDefault="00F364A4">
            <w:pPr>
              <w:jc w:val="center"/>
              <w:rPr>
                <w:b/>
                <w:bCs/>
              </w:rPr>
            </w:pPr>
            <w:r w:rsidRPr="00F364C8">
              <w:rPr>
                <w:b/>
                <w:bCs/>
                <w:i/>
                <w:iCs/>
                <w:color w:val="5A6B78"/>
                <w:sz w:val="18"/>
                <w:szCs w:val="18"/>
              </w:rPr>
              <w:t>Insert site Google Map view snapshot</w:t>
            </w:r>
          </w:p>
        </w:tc>
      </w:tr>
    </w:tbl>
    <w:p w14:paraId="18107625" w14:textId="77777777" w:rsidR="0081185A" w:rsidRDefault="0081185A">
      <w:r>
        <w:br w:type="page"/>
      </w:r>
    </w:p>
    <w:tbl>
      <w:tblPr>
        <w:tblW w:w="10088"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8687"/>
      </w:tblGrid>
      <w:tr w:rsidR="00C65FD1" w:rsidRPr="00F364C8" w14:paraId="59817CDC" w14:textId="77777777" w:rsidTr="006E7DF5">
        <w:tc>
          <w:tcPr>
            <w:tcW w:w="1400" w:type="dxa"/>
            <w:tcBorders>
              <w:top w:val="none" w:sz="0" w:space="0" w:color="FFFFFF"/>
              <w:left w:val="none" w:sz="0" w:space="0" w:color="FFFFFF"/>
              <w:bottom w:val="none" w:sz="0" w:space="0" w:color="FFFFFF"/>
              <w:right w:val="none" w:sz="0" w:space="0" w:color="FFFFFF"/>
            </w:tcBorders>
            <w:shd w:val="clear" w:color="auto" w:fill="E87722"/>
            <w:tcMar>
              <w:top w:w="180" w:type="dxa"/>
              <w:left w:w="100" w:type="dxa"/>
              <w:bottom w:w="180" w:type="dxa"/>
              <w:right w:w="100" w:type="dxa"/>
            </w:tcMar>
            <w:vAlign w:val="center"/>
          </w:tcPr>
          <w:p w14:paraId="4A91278F" w14:textId="77777777" w:rsidR="00C65FD1" w:rsidRPr="00F364C8" w:rsidRDefault="00F364A4">
            <w:pPr>
              <w:jc w:val="center"/>
              <w:rPr>
                <w:b/>
                <w:bCs/>
              </w:rPr>
            </w:pPr>
            <w:r w:rsidRPr="00F364C8">
              <w:rPr>
                <w:b/>
                <w:bCs/>
                <w:color w:val="FFFFFF"/>
                <w:sz w:val="32"/>
                <w:szCs w:val="32"/>
              </w:rPr>
              <w:lastRenderedPageBreak/>
              <w:t>2.0</w:t>
            </w:r>
          </w:p>
        </w:tc>
        <w:tc>
          <w:tcPr>
            <w:tcW w:w="8680" w:type="dxa"/>
            <w:tcBorders>
              <w:top w:val="none" w:sz="0" w:space="0" w:color="FFFFFF"/>
              <w:left w:val="none" w:sz="0" w:space="0" w:color="FFFFFF"/>
              <w:bottom w:val="none" w:sz="0" w:space="0" w:color="FFFFFF"/>
              <w:right w:val="none" w:sz="0" w:space="0" w:color="FFFFFF"/>
            </w:tcBorders>
            <w:shd w:val="clear" w:color="auto" w:fill="0B3C66"/>
            <w:tcMar>
              <w:top w:w="180" w:type="dxa"/>
              <w:left w:w="240" w:type="dxa"/>
              <w:bottom w:w="180" w:type="dxa"/>
              <w:right w:w="240" w:type="dxa"/>
            </w:tcMar>
            <w:vAlign w:val="center"/>
          </w:tcPr>
          <w:p w14:paraId="3DA762AE" w14:textId="77777777" w:rsidR="002F7C36" w:rsidRPr="002F7C36" w:rsidRDefault="00F364A4" w:rsidP="00570650">
            <w:pPr>
              <w:pStyle w:val="v4"/>
            </w:pPr>
            <w:bookmarkStart w:id="6" w:name="_Toc236831872"/>
            <w:r w:rsidRPr="00F364C8">
              <w:t xml:space="preserve">Technical </w:t>
            </w:r>
            <w:r w:rsidR="002F7C36">
              <w:t>Offer</w:t>
            </w:r>
            <w:bookmarkEnd w:id="6"/>
          </w:p>
        </w:tc>
      </w:tr>
    </w:tbl>
    <w:p w14:paraId="579FE0FB" w14:textId="77777777" w:rsidR="00C65FD1" w:rsidRPr="00F364C8" w:rsidRDefault="00C65FD1" w:rsidP="000321E9">
      <w:pPr>
        <w:spacing w:after="160"/>
        <w:ind w:left="720"/>
        <w:rPr>
          <w:b/>
          <w:bCs/>
        </w:rPr>
      </w:pPr>
    </w:p>
    <w:p w14:paraId="2B86EDF4" w14:textId="77777777" w:rsidR="00C65FD1" w:rsidRPr="00F364C8" w:rsidRDefault="00F364A4" w:rsidP="000321E9">
      <w:pPr>
        <w:pStyle w:val="Heading2"/>
        <w:pBdr>
          <w:left w:val="single" w:sz="20" w:space="8" w:color="E87722"/>
        </w:pBdr>
        <w:spacing w:before="280" w:after="140"/>
        <w:ind w:left="720"/>
      </w:pPr>
      <w:r w:rsidRPr="00F364C8">
        <w:t xml:space="preserve">  </w:t>
      </w:r>
      <w:bookmarkStart w:id="7" w:name="_Toc232003436"/>
      <w:bookmarkStart w:id="8" w:name="_Toc236831873"/>
      <w:r w:rsidR="00BD37F4" w:rsidRPr="00F364C8">
        <w:t>2.1 Capacity</w:t>
      </w:r>
      <w:r w:rsidRPr="00F364C8">
        <w:t xml:space="preserve"> Assessment</w:t>
      </w:r>
      <w:bookmarkEnd w:id="7"/>
      <w:bookmarkEnd w:id="8"/>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200"/>
        <w:gridCol w:w="2880"/>
      </w:tblGrid>
      <w:tr w:rsidR="00C65FD1" w:rsidRPr="00F364C8" w14:paraId="49F19374" w14:textId="77777777" w:rsidTr="000321E9">
        <w:trPr>
          <w:tblHeader/>
        </w:trPr>
        <w:tc>
          <w:tcPr>
            <w:tcW w:w="40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72636B46" w14:textId="77777777" w:rsidR="00C65FD1" w:rsidRPr="00F364C8" w:rsidRDefault="00F364A4">
            <w:pPr>
              <w:rPr>
                <w:b/>
                <w:bCs/>
              </w:rPr>
            </w:pPr>
            <w:r w:rsidRPr="00F364C8">
              <w:rPr>
                <w:b/>
                <w:bCs/>
                <w:color w:val="FFFFFF"/>
                <w:sz w:val="18"/>
                <w:szCs w:val="18"/>
              </w:rPr>
              <w:t>Parameters</w:t>
            </w:r>
          </w:p>
        </w:tc>
        <w:tc>
          <w:tcPr>
            <w:tcW w:w="32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6B176120" w14:textId="77777777" w:rsidR="00C65FD1" w:rsidRPr="00F364C8" w:rsidRDefault="00F364A4">
            <w:pPr>
              <w:rPr>
                <w:b/>
                <w:bCs/>
              </w:rPr>
            </w:pPr>
            <w:r w:rsidRPr="00F364C8">
              <w:rPr>
                <w:b/>
                <w:bCs/>
                <w:color w:val="FFFFFF"/>
                <w:sz w:val="18"/>
                <w:szCs w:val="18"/>
              </w:rPr>
              <w:t>Estimated Capacity (kWp)</w:t>
            </w:r>
          </w:p>
        </w:tc>
        <w:tc>
          <w:tcPr>
            <w:tcW w:w="288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7AF5FCD6" w14:textId="77777777" w:rsidR="00C65FD1" w:rsidRPr="00F364C8" w:rsidRDefault="00F364A4">
            <w:pPr>
              <w:rPr>
                <w:b/>
                <w:bCs/>
              </w:rPr>
            </w:pPr>
            <w:r w:rsidRPr="00F364C8">
              <w:rPr>
                <w:b/>
                <w:bCs/>
                <w:color w:val="FFFFFF"/>
                <w:sz w:val="18"/>
                <w:szCs w:val="18"/>
              </w:rPr>
              <w:t>Notes</w:t>
            </w:r>
          </w:p>
        </w:tc>
      </w:tr>
      <w:tr w:rsidR="00C65FD1" w:rsidRPr="00F364C8" w14:paraId="7FB927CF" w14:textId="77777777" w:rsidTr="000321E9">
        <w:tc>
          <w:tcPr>
            <w:tcW w:w="40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3B2B0C4" w14:textId="77777777" w:rsidR="00C65FD1" w:rsidRPr="00F364C8" w:rsidRDefault="00F364A4">
            <w:pPr>
              <w:rPr>
                <w:b/>
                <w:bCs/>
              </w:rPr>
            </w:pPr>
            <w:r w:rsidRPr="00F364C8">
              <w:rPr>
                <w:b/>
                <w:bCs/>
                <w:sz w:val="18"/>
                <w:szCs w:val="18"/>
              </w:rPr>
              <w:t>Based on shadow-free area</w:t>
            </w:r>
          </w:p>
        </w:tc>
        <w:tc>
          <w:tcPr>
            <w:tcW w:w="32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9343110" w14:textId="7B834BC9" w:rsidR="00C65FD1" w:rsidRPr="00F364C8" w:rsidRDefault="00C65FD1">
            <w:pPr>
              <w:rPr>
                <w:b/>
                <w:bCs/>
              </w:rPr>
            </w:pPr>
          </w:p>
        </w:tc>
        <w:tc>
          <w:tcPr>
            <w:tcW w:w="28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24AEED5" w14:textId="66739761" w:rsidR="00C65FD1" w:rsidRPr="00F364C8" w:rsidRDefault="00C65FD1">
            <w:pPr>
              <w:rPr>
                <w:b/>
                <w:bCs/>
              </w:rPr>
            </w:pPr>
          </w:p>
        </w:tc>
      </w:tr>
      <w:tr w:rsidR="00C65FD1" w:rsidRPr="00F364C8" w14:paraId="69F0949B" w14:textId="77777777" w:rsidTr="000321E9">
        <w:tc>
          <w:tcPr>
            <w:tcW w:w="40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D392682" w14:textId="77777777" w:rsidR="00C65FD1" w:rsidRPr="00F364C8" w:rsidRDefault="00F364A4">
            <w:pPr>
              <w:rPr>
                <w:b/>
                <w:bCs/>
              </w:rPr>
            </w:pPr>
            <w:r w:rsidRPr="00F364C8">
              <w:rPr>
                <w:b/>
                <w:bCs/>
                <w:sz w:val="18"/>
                <w:szCs w:val="18"/>
              </w:rPr>
              <w:t>Based on electricity consumption</w:t>
            </w:r>
          </w:p>
        </w:tc>
        <w:tc>
          <w:tcPr>
            <w:tcW w:w="32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487423D" w14:textId="76FF5F45" w:rsidR="00C65FD1" w:rsidRPr="00F364C8" w:rsidRDefault="00C65FD1">
            <w:pPr>
              <w:rPr>
                <w:b/>
                <w:bCs/>
              </w:rPr>
            </w:pPr>
          </w:p>
        </w:tc>
        <w:tc>
          <w:tcPr>
            <w:tcW w:w="28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404DF20" w14:textId="77777777" w:rsidR="00C65FD1" w:rsidRPr="00F364C8" w:rsidRDefault="00C65FD1">
            <w:pPr>
              <w:rPr>
                <w:b/>
                <w:bCs/>
              </w:rPr>
            </w:pPr>
          </w:p>
        </w:tc>
      </w:tr>
      <w:tr w:rsidR="00C65FD1" w:rsidRPr="00F364C8" w14:paraId="0776C812" w14:textId="77777777" w:rsidTr="000321E9">
        <w:tc>
          <w:tcPr>
            <w:tcW w:w="40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D81F12C" w14:textId="77777777" w:rsidR="00C65FD1" w:rsidRPr="00F364C8" w:rsidRDefault="00F364A4">
            <w:pPr>
              <w:rPr>
                <w:b/>
                <w:bCs/>
              </w:rPr>
            </w:pPr>
            <w:r w:rsidRPr="00F364C8">
              <w:rPr>
                <w:b/>
                <w:bCs/>
                <w:sz w:val="18"/>
                <w:szCs w:val="18"/>
              </w:rPr>
              <w:t>Based on state regulatory limit</w:t>
            </w:r>
          </w:p>
        </w:tc>
        <w:tc>
          <w:tcPr>
            <w:tcW w:w="32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D0E1049" w14:textId="3DF6C0A5" w:rsidR="00C65FD1" w:rsidRPr="00F364C8" w:rsidRDefault="00C65FD1">
            <w:pPr>
              <w:rPr>
                <w:b/>
                <w:bCs/>
              </w:rPr>
            </w:pPr>
          </w:p>
        </w:tc>
        <w:tc>
          <w:tcPr>
            <w:tcW w:w="28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F937830" w14:textId="77777777" w:rsidR="00C65FD1" w:rsidRPr="00F364C8" w:rsidRDefault="00C65FD1">
            <w:pPr>
              <w:rPr>
                <w:b/>
                <w:bCs/>
              </w:rPr>
            </w:pPr>
          </w:p>
        </w:tc>
      </w:tr>
      <w:tr w:rsidR="00C65FD1" w:rsidRPr="00F364C8" w14:paraId="655C9F0F" w14:textId="77777777" w:rsidTr="000321E9">
        <w:tc>
          <w:tcPr>
            <w:tcW w:w="40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2E60D1D" w14:textId="77777777" w:rsidR="00C65FD1" w:rsidRPr="00F364C8" w:rsidRDefault="00F364A4">
            <w:pPr>
              <w:rPr>
                <w:b/>
                <w:bCs/>
              </w:rPr>
            </w:pPr>
            <w:r w:rsidRPr="00F364C8">
              <w:rPr>
                <w:b/>
                <w:bCs/>
                <w:sz w:val="18"/>
                <w:szCs w:val="18"/>
              </w:rPr>
              <w:t>Proposed Capacity</w:t>
            </w:r>
          </w:p>
        </w:tc>
        <w:tc>
          <w:tcPr>
            <w:tcW w:w="32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E9202AC" w14:textId="1C374751" w:rsidR="00C65FD1" w:rsidRPr="00F364C8" w:rsidRDefault="00C65FD1">
            <w:pPr>
              <w:rPr>
                <w:b/>
                <w:bCs/>
              </w:rPr>
            </w:pPr>
          </w:p>
        </w:tc>
        <w:tc>
          <w:tcPr>
            <w:tcW w:w="28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27D8B7A" w14:textId="3E49470B" w:rsidR="00C65FD1" w:rsidRPr="00F364C8" w:rsidRDefault="00C65FD1">
            <w:pPr>
              <w:rPr>
                <w:b/>
                <w:bCs/>
              </w:rPr>
            </w:pPr>
          </w:p>
        </w:tc>
      </w:tr>
    </w:tbl>
    <w:p w14:paraId="2D4EF730" w14:textId="77777777" w:rsidR="00C65FD1" w:rsidRPr="00F364C8" w:rsidRDefault="00C65FD1" w:rsidP="000321E9">
      <w:pPr>
        <w:spacing w:after="200"/>
        <w:ind w:left="720"/>
        <w:rPr>
          <w:b/>
          <w:bCs/>
        </w:rPr>
      </w:pPr>
    </w:p>
    <w:p w14:paraId="496DC620" w14:textId="77777777" w:rsidR="00C65FD1" w:rsidRPr="00F364C8" w:rsidRDefault="00F364A4" w:rsidP="000321E9">
      <w:pPr>
        <w:pStyle w:val="Heading2"/>
        <w:pBdr>
          <w:left w:val="single" w:sz="20" w:space="8" w:color="E87722"/>
        </w:pBdr>
        <w:spacing w:before="280" w:after="140"/>
        <w:ind w:left="720"/>
      </w:pPr>
      <w:r w:rsidRPr="00F364C8">
        <w:t xml:space="preserve">  </w:t>
      </w:r>
      <w:bookmarkStart w:id="9" w:name="_Toc232003437"/>
      <w:bookmarkStart w:id="10" w:name="_Toc236831874"/>
      <w:r w:rsidR="00BD37F4" w:rsidRPr="00F364C8">
        <w:t>2.2 Plant</w:t>
      </w:r>
      <w:r w:rsidRPr="00F364C8">
        <w:t xml:space="preserve"> Layout</w:t>
      </w:r>
      <w:bookmarkEnd w:id="9"/>
      <w:bookmarkEnd w:id="10"/>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C65FD1" w:rsidRPr="00F364C8" w14:paraId="4225F295"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1356A3BA" w14:textId="77777777" w:rsidR="00C65FD1" w:rsidRPr="00F364C8" w:rsidRDefault="00F364A4">
            <w:pPr>
              <w:rPr>
                <w:b/>
                <w:bCs/>
              </w:rPr>
            </w:pPr>
            <w:r w:rsidRPr="00F364C8">
              <w:rPr>
                <w:b/>
                <w:bCs/>
                <w:color w:val="0B3C66"/>
                <w:sz w:val="19"/>
                <w:szCs w:val="19"/>
              </w:rPr>
              <w:t>Type of Installation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DD3D1D6" w14:textId="0FB7AB7F" w:rsidR="00C65FD1" w:rsidRPr="00F364C8" w:rsidRDefault="00C65FD1">
            <w:pPr>
              <w:rPr>
                <w:b/>
                <w:bCs/>
              </w:rPr>
            </w:pPr>
          </w:p>
        </w:tc>
      </w:tr>
      <w:tr w:rsidR="00C65FD1" w:rsidRPr="00F364C8" w14:paraId="05EB68A8"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44D81113" w14:textId="77777777" w:rsidR="00C65FD1" w:rsidRPr="00F364C8" w:rsidRDefault="00F364A4">
            <w:pPr>
              <w:rPr>
                <w:b/>
                <w:bCs/>
              </w:rPr>
            </w:pPr>
            <w:r w:rsidRPr="00F364C8">
              <w:rPr>
                <w:b/>
                <w:bCs/>
                <w:color w:val="0B3C66"/>
                <w:sz w:val="19"/>
                <w:szCs w:val="19"/>
              </w:rPr>
              <w:t>Type of Mounting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3013E2AA" w14:textId="143ADC0A" w:rsidR="00C65FD1" w:rsidRPr="00F364C8" w:rsidRDefault="00C65FD1">
            <w:pPr>
              <w:rPr>
                <w:b/>
                <w:bCs/>
              </w:rPr>
            </w:pPr>
          </w:p>
        </w:tc>
      </w:tr>
      <w:tr w:rsidR="00C65FD1" w:rsidRPr="00F364C8" w14:paraId="08D43A36"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31AA0CA" w14:textId="77777777" w:rsidR="00C65FD1" w:rsidRPr="00F364C8" w:rsidRDefault="00F364A4">
            <w:pPr>
              <w:rPr>
                <w:b/>
                <w:bCs/>
              </w:rPr>
            </w:pPr>
            <w:r w:rsidRPr="00F364C8">
              <w:rPr>
                <w:b/>
                <w:bCs/>
                <w:color w:val="0B3C66"/>
                <w:sz w:val="19"/>
                <w:szCs w:val="19"/>
              </w:rPr>
              <w:t>Power Evacuation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1F974239" w14:textId="31182840" w:rsidR="00C65FD1" w:rsidRPr="00F364C8" w:rsidRDefault="00C65FD1">
            <w:pPr>
              <w:rPr>
                <w:b/>
                <w:bCs/>
              </w:rPr>
            </w:pPr>
          </w:p>
        </w:tc>
      </w:tr>
    </w:tbl>
    <w:p w14:paraId="50C9D141" w14:textId="77777777" w:rsidR="00C65FD1" w:rsidRPr="00F364C8" w:rsidRDefault="00C65FD1" w:rsidP="000321E9">
      <w:pPr>
        <w:spacing w:after="160"/>
        <w:ind w:left="720"/>
        <w:rPr>
          <w:b/>
          <w:bCs/>
        </w:rPr>
      </w:pPr>
    </w:p>
    <w:p w14:paraId="696D87D2" w14:textId="77777777" w:rsidR="00C65FD1" w:rsidRPr="00F364C8" w:rsidRDefault="00F364A4" w:rsidP="000321E9">
      <w:pPr>
        <w:spacing w:after="120"/>
        <w:ind w:left="720"/>
        <w:rPr>
          <w:b/>
          <w:bCs/>
        </w:rPr>
      </w:pPr>
      <w:r w:rsidRPr="00F364C8">
        <w:rPr>
          <w:b/>
          <w:bCs/>
          <w:color w:val="1F6FB2"/>
        </w:rPr>
        <w:t>Installation Types</w:t>
      </w:r>
    </w:p>
    <w:tbl>
      <w:tblPr>
        <w:tblW w:w="10130" w:type="dxa"/>
        <w:tblInd w:w="660"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ayout w:type="fixed"/>
        <w:tblCellMar>
          <w:left w:w="10" w:type="dxa"/>
          <w:right w:w="10" w:type="dxa"/>
        </w:tblCellMar>
        <w:tblLook w:val="0000" w:firstRow="0" w:lastRow="0" w:firstColumn="0" w:lastColumn="0" w:noHBand="0" w:noVBand="0"/>
      </w:tblPr>
      <w:tblGrid>
        <w:gridCol w:w="2534"/>
        <w:gridCol w:w="2532"/>
        <w:gridCol w:w="2532"/>
        <w:gridCol w:w="2532"/>
      </w:tblGrid>
      <w:tr w:rsidR="00B133EC" w:rsidRPr="00F364C8" w14:paraId="2142159E" w14:textId="77777777" w:rsidTr="00854308">
        <w:trPr>
          <w:trHeight w:val="2056"/>
        </w:trPr>
        <w:tc>
          <w:tcPr>
            <w:tcW w:w="2534" w:type="dxa"/>
            <w:shd w:val="clear" w:color="auto" w:fill="E8F1F8"/>
            <w:tcMar>
              <w:top w:w="120" w:type="dxa"/>
              <w:left w:w="60" w:type="dxa"/>
              <w:bottom w:w="120" w:type="dxa"/>
              <w:right w:w="60" w:type="dxa"/>
            </w:tcMar>
            <w:vAlign w:val="center"/>
          </w:tcPr>
          <w:p w14:paraId="2A0081FF" w14:textId="77777777" w:rsidR="00B133EC" w:rsidRPr="00F364C8" w:rsidRDefault="00B133EC" w:rsidP="005005E5">
            <w:pPr>
              <w:spacing w:after="60"/>
              <w:jc w:val="center"/>
              <w:rPr>
                <w:b/>
                <w:bCs/>
              </w:rPr>
            </w:pPr>
            <w:r w:rsidRPr="00F364C8">
              <w:rPr>
                <w:b/>
                <w:bCs/>
                <w:noProof/>
              </w:rPr>
              <w:drawing>
                <wp:inline distT="0" distB="0" distL="0" distR="0" wp14:anchorId="6A09DE08" wp14:editId="1797C508">
                  <wp:extent cx="1333500" cy="904875"/>
                  <wp:effectExtent l="0" t="0" r="0" b="0"/>
                  <wp:docPr id="894012252" name="rooftop.png" descr="rooftop.png" title="roof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333500" cy="904875"/>
                          </a:xfrm>
                          <a:prstGeom prst="rect">
                            <a:avLst/>
                          </a:prstGeom>
                        </pic:spPr>
                      </pic:pic>
                    </a:graphicData>
                  </a:graphic>
                </wp:inline>
              </w:drawing>
            </w:r>
          </w:p>
          <w:p w14:paraId="7087CD07" w14:textId="77777777" w:rsidR="00B133EC" w:rsidRPr="00F364C8" w:rsidRDefault="00B133EC" w:rsidP="005005E5">
            <w:pPr>
              <w:jc w:val="center"/>
              <w:rPr>
                <w:b/>
                <w:bCs/>
              </w:rPr>
            </w:pPr>
            <w:r w:rsidRPr="00F5005B">
              <w:rPr>
                <w:b/>
                <w:bCs/>
                <w:color w:val="0B3C66"/>
                <w:sz w:val="17"/>
                <w:szCs w:val="17"/>
              </w:rPr>
              <w:t>RCC</w:t>
            </w:r>
          </w:p>
        </w:tc>
        <w:tc>
          <w:tcPr>
            <w:tcW w:w="2532" w:type="dxa"/>
            <w:tcBorders>
              <w:bottom w:val="nil"/>
            </w:tcBorders>
            <w:shd w:val="clear" w:color="auto" w:fill="F4F9FC"/>
            <w:tcMar>
              <w:top w:w="120" w:type="dxa"/>
              <w:left w:w="60" w:type="dxa"/>
              <w:bottom w:w="120" w:type="dxa"/>
              <w:right w:w="60" w:type="dxa"/>
            </w:tcMar>
            <w:vAlign w:val="center"/>
          </w:tcPr>
          <w:p w14:paraId="24D18AFE" w14:textId="77777777" w:rsidR="00B133EC" w:rsidRPr="00F364C8" w:rsidRDefault="00B133EC" w:rsidP="005005E5">
            <w:pPr>
              <w:spacing w:after="60"/>
              <w:jc w:val="center"/>
              <w:rPr>
                <w:b/>
                <w:bCs/>
              </w:rPr>
            </w:pPr>
            <w:r w:rsidRPr="00F364C8">
              <w:rPr>
                <w:b/>
                <w:bCs/>
                <w:noProof/>
              </w:rPr>
              <w:drawing>
                <wp:inline distT="0" distB="0" distL="0" distR="0" wp14:anchorId="346E7B81" wp14:editId="0D84D52A">
                  <wp:extent cx="1333500" cy="904875"/>
                  <wp:effectExtent l="0" t="0" r="0" b="0"/>
                  <wp:docPr id="1324323034" name="shed.png" descr="shed.png" title="s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333500" cy="904875"/>
                          </a:xfrm>
                          <a:prstGeom prst="rect">
                            <a:avLst/>
                          </a:prstGeom>
                        </pic:spPr>
                      </pic:pic>
                    </a:graphicData>
                  </a:graphic>
                </wp:inline>
              </w:drawing>
            </w:r>
          </w:p>
          <w:p w14:paraId="15CDF915" w14:textId="77777777" w:rsidR="00B133EC" w:rsidRPr="00F364C8" w:rsidRDefault="00B133EC" w:rsidP="005005E5">
            <w:pPr>
              <w:jc w:val="center"/>
              <w:rPr>
                <w:b/>
                <w:bCs/>
              </w:rPr>
            </w:pPr>
            <w:r w:rsidRPr="00F364C8">
              <w:rPr>
                <w:b/>
                <w:bCs/>
                <w:color w:val="0B3C66"/>
                <w:sz w:val="17"/>
                <w:szCs w:val="17"/>
              </w:rPr>
              <w:t>Shed</w:t>
            </w:r>
          </w:p>
        </w:tc>
        <w:tc>
          <w:tcPr>
            <w:tcW w:w="2532" w:type="dxa"/>
            <w:tcBorders>
              <w:bottom w:val="nil"/>
            </w:tcBorders>
            <w:shd w:val="clear" w:color="auto" w:fill="E8F1F8"/>
            <w:tcMar>
              <w:top w:w="120" w:type="dxa"/>
              <w:left w:w="60" w:type="dxa"/>
              <w:bottom w:w="120" w:type="dxa"/>
              <w:right w:w="60" w:type="dxa"/>
            </w:tcMar>
            <w:vAlign w:val="center"/>
          </w:tcPr>
          <w:p w14:paraId="19D9670F" w14:textId="77777777" w:rsidR="00B133EC" w:rsidRPr="00F364C8" w:rsidRDefault="00B133EC" w:rsidP="005005E5">
            <w:pPr>
              <w:spacing w:after="60"/>
              <w:jc w:val="center"/>
              <w:rPr>
                <w:b/>
                <w:bCs/>
              </w:rPr>
            </w:pPr>
            <w:r w:rsidRPr="00F364C8">
              <w:rPr>
                <w:b/>
                <w:bCs/>
                <w:noProof/>
              </w:rPr>
              <w:drawing>
                <wp:inline distT="0" distB="0" distL="0" distR="0" wp14:anchorId="3BF262CE" wp14:editId="5CC55BAA">
                  <wp:extent cx="1333500" cy="904875"/>
                  <wp:effectExtent l="0" t="0" r="0" b="0"/>
                  <wp:docPr id="1447734824" name="ground.png" descr="ground.png" title="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333500" cy="904875"/>
                          </a:xfrm>
                          <a:prstGeom prst="rect">
                            <a:avLst/>
                          </a:prstGeom>
                        </pic:spPr>
                      </pic:pic>
                    </a:graphicData>
                  </a:graphic>
                </wp:inline>
              </w:drawing>
            </w:r>
          </w:p>
          <w:p w14:paraId="4453686A" w14:textId="77777777" w:rsidR="00B133EC" w:rsidRPr="00F364C8" w:rsidRDefault="00B133EC" w:rsidP="005005E5">
            <w:pPr>
              <w:jc w:val="center"/>
              <w:rPr>
                <w:b/>
                <w:bCs/>
              </w:rPr>
            </w:pPr>
            <w:r w:rsidRPr="00F364C8">
              <w:rPr>
                <w:b/>
                <w:bCs/>
                <w:color w:val="0B3C66"/>
                <w:sz w:val="17"/>
                <w:szCs w:val="17"/>
              </w:rPr>
              <w:t>Ground Mount</w:t>
            </w:r>
          </w:p>
        </w:tc>
        <w:tc>
          <w:tcPr>
            <w:tcW w:w="2532" w:type="dxa"/>
            <w:tcBorders>
              <w:bottom w:val="nil"/>
            </w:tcBorders>
            <w:shd w:val="clear" w:color="auto" w:fill="F4F9FC"/>
            <w:tcMar>
              <w:top w:w="120" w:type="dxa"/>
              <w:left w:w="60" w:type="dxa"/>
              <w:bottom w:w="120" w:type="dxa"/>
              <w:right w:w="60" w:type="dxa"/>
            </w:tcMar>
            <w:vAlign w:val="center"/>
          </w:tcPr>
          <w:p w14:paraId="4ED98CAA" w14:textId="77777777" w:rsidR="00B133EC" w:rsidRPr="00F364C8" w:rsidRDefault="00B133EC" w:rsidP="005005E5">
            <w:pPr>
              <w:spacing w:after="60"/>
              <w:jc w:val="center"/>
              <w:rPr>
                <w:b/>
                <w:bCs/>
              </w:rPr>
            </w:pPr>
            <w:r w:rsidRPr="00F364C8">
              <w:rPr>
                <w:b/>
                <w:bCs/>
                <w:noProof/>
              </w:rPr>
              <w:drawing>
                <wp:inline distT="0" distB="0" distL="0" distR="0" wp14:anchorId="1A5A7901" wp14:editId="1BE0D297">
                  <wp:extent cx="1333500" cy="904875"/>
                  <wp:effectExtent l="0" t="0" r="0" b="0"/>
                  <wp:docPr id="449216279" name="carport.png" descr="carport.png" title="ca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333500" cy="904875"/>
                          </a:xfrm>
                          <a:prstGeom prst="rect">
                            <a:avLst/>
                          </a:prstGeom>
                        </pic:spPr>
                      </pic:pic>
                    </a:graphicData>
                  </a:graphic>
                </wp:inline>
              </w:drawing>
            </w:r>
          </w:p>
          <w:p w14:paraId="0AF62DA7" w14:textId="77777777" w:rsidR="00B133EC" w:rsidRPr="00F364C8" w:rsidRDefault="00B133EC" w:rsidP="005005E5">
            <w:pPr>
              <w:jc w:val="center"/>
              <w:rPr>
                <w:b/>
                <w:bCs/>
              </w:rPr>
            </w:pPr>
            <w:r w:rsidRPr="00F364C8">
              <w:rPr>
                <w:b/>
                <w:bCs/>
                <w:color w:val="0B3C66"/>
                <w:sz w:val="17"/>
                <w:szCs w:val="17"/>
              </w:rPr>
              <w:t>Carport</w:t>
            </w:r>
          </w:p>
        </w:tc>
      </w:tr>
      <w:tr w:rsidR="00B133EC" w:rsidRPr="00F364C8" w14:paraId="477B2DD3" w14:textId="77777777" w:rsidTr="00854308">
        <w:trPr>
          <w:trHeight w:val="1622"/>
        </w:trPr>
        <w:tc>
          <w:tcPr>
            <w:tcW w:w="2534" w:type="dxa"/>
            <w:tcBorders>
              <w:right w:val="nil"/>
            </w:tcBorders>
            <w:shd w:val="clear" w:color="auto" w:fill="E8F1F8"/>
            <w:tcMar>
              <w:top w:w="120" w:type="dxa"/>
              <w:left w:w="60" w:type="dxa"/>
              <w:bottom w:w="120" w:type="dxa"/>
              <w:right w:w="60" w:type="dxa"/>
            </w:tcMar>
            <w:vAlign w:val="center"/>
          </w:tcPr>
          <w:p w14:paraId="7F441FD8" w14:textId="77777777" w:rsidR="00B133EC" w:rsidRPr="00F364C8" w:rsidRDefault="00B133EC" w:rsidP="005005E5">
            <w:pPr>
              <w:spacing w:after="60"/>
              <w:jc w:val="center"/>
              <w:rPr>
                <w:b/>
                <w:bCs/>
                <w:noProof/>
              </w:rPr>
            </w:pPr>
            <w:r w:rsidRPr="00502104">
              <w:rPr>
                <w:b/>
                <w:bCs/>
                <w:color w:val="0B3C66"/>
                <w:sz w:val="17"/>
                <w:szCs w:val="17"/>
              </w:rPr>
              <w:t>Floating</w:t>
            </w:r>
            <w:r w:rsidRPr="00502104">
              <w:rPr>
                <w:b/>
                <w:bCs/>
                <w:noProof/>
                <w:color w:val="0B3C66"/>
                <w:sz w:val="17"/>
                <w:szCs w:val="17"/>
              </w:rPr>
              <w:t xml:space="preserve"> </w:t>
            </w:r>
            <w:r w:rsidRPr="00502104">
              <w:rPr>
                <w:b/>
                <w:bCs/>
                <w:noProof/>
                <w:color w:val="0B3C66"/>
                <w:sz w:val="17"/>
                <w:szCs w:val="17"/>
              </w:rPr>
              <w:drawing>
                <wp:anchor distT="0" distB="0" distL="114300" distR="114300" simplePos="0" relativeHeight="251743232" behindDoc="0" locked="0" layoutInCell="1" allowOverlap="1" wp14:anchorId="1AFB9950" wp14:editId="41355D37">
                  <wp:simplePos x="0" y="0"/>
                  <wp:positionH relativeFrom="column">
                    <wp:posOffset>45720</wp:posOffset>
                  </wp:positionH>
                  <wp:positionV relativeFrom="paragraph">
                    <wp:posOffset>-476250</wp:posOffset>
                  </wp:positionV>
                  <wp:extent cx="1440180" cy="677545"/>
                  <wp:effectExtent l="0" t="0" r="7620" b="0"/>
                  <wp:wrapTopAndBottom/>
                  <wp:docPr id="830266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66728" name="Picture 830266728"/>
                          <pic:cNvPicPr/>
                        </pic:nvPicPr>
                        <pic:blipFill rotWithShape="1">
                          <a:blip r:embed="rId20" cstate="print">
                            <a:extLst>
                              <a:ext uri="{28A0092B-C50C-407E-A947-70E740481C1C}">
                                <a14:useLocalDpi xmlns:a14="http://schemas.microsoft.com/office/drawing/2010/main" val="0"/>
                              </a:ext>
                            </a:extLst>
                          </a:blip>
                          <a:srcRect t="24610" b="4756"/>
                          <a:stretch>
                            <a:fillRect/>
                          </a:stretch>
                        </pic:blipFill>
                        <pic:spPr bwMode="auto">
                          <a:xfrm>
                            <a:off x="0" y="0"/>
                            <a:ext cx="1440180" cy="67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532" w:type="dxa"/>
            <w:tcBorders>
              <w:top w:val="nil"/>
              <w:left w:val="nil"/>
              <w:bottom w:val="nil"/>
              <w:right w:val="nil"/>
            </w:tcBorders>
            <w:shd w:val="clear" w:color="auto" w:fill="FFFFFF" w:themeFill="background1"/>
            <w:tcMar>
              <w:top w:w="120" w:type="dxa"/>
              <w:left w:w="60" w:type="dxa"/>
              <w:bottom w:w="120" w:type="dxa"/>
              <w:right w:w="60" w:type="dxa"/>
            </w:tcMar>
            <w:vAlign w:val="center"/>
          </w:tcPr>
          <w:p w14:paraId="73868C50" w14:textId="77777777" w:rsidR="00B133EC" w:rsidRPr="00F364C8" w:rsidRDefault="00B133EC" w:rsidP="005005E5">
            <w:pPr>
              <w:spacing w:after="60"/>
              <w:jc w:val="center"/>
              <w:rPr>
                <w:b/>
                <w:bCs/>
                <w:noProof/>
              </w:rPr>
            </w:pPr>
          </w:p>
        </w:tc>
        <w:tc>
          <w:tcPr>
            <w:tcW w:w="2532" w:type="dxa"/>
            <w:tcBorders>
              <w:top w:val="nil"/>
              <w:left w:val="nil"/>
              <w:bottom w:val="nil"/>
              <w:right w:val="nil"/>
            </w:tcBorders>
            <w:shd w:val="clear" w:color="auto" w:fill="FFFFFF" w:themeFill="background1"/>
            <w:tcMar>
              <w:top w:w="120" w:type="dxa"/>
              <w:left w:w="60" w:type="dxa"/>
              <w:bottom w:w="120" w:type="dxa"/>
              <w:right w:w="60" w:type="dxa"/>
            </w:tcMar>
            <w:vAlign w:val="center"/>
          </w:tcPr>
          <w:p w14:paraId="0BC1DA2B" w14:textId="77777777" w:rsidR="00B133EC" w:rsidRPr="00F364C8" w:rsidRDefault="00B133EC" w:rsidP="005005E5">
            <w:pPr>
              <w:spacing w:after="60"/>
              <w:jc w:val="center"/>
              <w:rPr>
                <w:b/>
                <w:bCs/>
                <w:noProof/>
              </w:rPr>
            </w:pPr>
          </w:p>
        </w:tc>
        <w:tc>
          <w:tcPr>
            <w:tcW w:w="2532" w:type="dxa"/>
            <w:tcBorders>
              <w:top w:val="nil"/>
              <w:left w:val="nil"/>
              <w:bottom w:val="nil"/>
              <w:right w:val="nil"/>
            </w:tcBorders>
            <w:shd w:val="clear" w:color="auto" w:fill="FFFFFF" w:themeFill="background1"/>
            <w:tcMar>
              <w:top w:w="120" w:type="dxa"/>
              <w:left w:w="60" w:type="dxa"/>
              <w:bottom w:w="120" w:type="dxa"/>
              <w:right w:w="60" w:type="dxa"/>
            </w:tcMar>
            <w:vAlign w:val="center"/>
          </w:tcPr>
          <w:p w14:paraId="26DB55E6" w14:textId="77777777" w:rsidR="00B133EC" w:rsidRPr="00F364C8" w:rsidRDefault="00B133EC" w:rsidP="005005E5">
            <w:pPr>
              <w:spacing w:after="60"/>
              <w:jc w:val="center"/>
              <w:rPr>
                <w:b/>
                <w:bCs/>
                <w:noProof/>
              </w:rPr>
            </w:pPr>
          </w:p>
        </w:tc>
      </w:tr>
    </w:tbl>
    <w:p w14:paraId="5B99C640" w14:textId="77777777" w:rsidR="00C65FD1" w:rsidRPr="00F364C8" w:rsidRDefault="00C65FD1" w:rsidP="000321E9">
      <w:pPr>
        <w:spacing w:after="160"/>
        <w:ind w:left="720"/>
        <w:rPr>
          <w:b/>
          <w:bCs/>
        </w:rPr>
      </w:pPr>
    </w:p>
    <w:p w14:paraId="355773D8" w14:textId="77777777" w:rsidR="00C65FD1" w:rsidRPr="00F364C8" w:rsidRDefault="00F364A4" w:rsidP="000321E9">
      <w:pPr>
        <w:spacing w:after="80"/>
        <w:ind w:left="720"/>
        <w:rPr>
          <w:b/>
          <w:bCs/>
        </w:rPr>
      </w:pPr>
      <w:r w:rsidRPr="00F364C8">
        <w:rPr>
          <w:b/>
          <w:bCs/>
          <w:color w:val="1F6FB2"/>
          <w:sz w:val="19"/>
          <w:szCs w:val="19"/>
        </w:rPr>
        <w:t>For Rooftop</w:t>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500"/>
        <w:gridCol w:w="1500"/>
        <w:gridCol w:w="2280"/>
      </w:tblGrid>
      <w:tr w:rsidR="00C65FD1" w:rsidRPr="00F364C8" w14:paraId="3BE3F693" w14:textId="77777777" w:rsidTr="000321E9">
        <w:trPr>
          <w:tblHeader/>
        </w:trPr>
        <w:tc>
          <w:tcPr>
            <w:tcW w:w="28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77040333" w14:textId="77777777" w:rsidR="00C65FD1" w:rsidRPr="00F364C8" w:rsidRDefault="00F364A4">
            <w:pPr>
              <w:rPr>
                <w:b/>
                <w:bCs/>
              </w:rPr>
            </w:pPr>
            <w:r w:rsidRPr="00F364C8">
              <w:rPr>
                <w:b/>
                <w:bCs/>
                <w:color w:val="FFFFFF"/>
                <w:sz w:val="18"/>
                <w:szCs w:val="18"/>
              </w:rPr>
              <w:t>Shed / Building</w:t>
            </w:r>
          </w:p>
        </w:tc>
        <w:tc>
          <w:tcPr>
            <w:tcW w:w="20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6FFBC4A5" w14:textId="77777777" w:rsidR="00C65FD1" w:rsidRPr="00F364C8" w:rsidRDefault="00F364A4">
            <w:pPr>
              <w:rPr>
                <w:b/>
                <w:bCs/>
              </w:rPr>
            </w:pPr>
            <w:r w:rsidRPr="00F364C8">
              <w:rPr>
                <w:b/>
                <w:bCs/>
                <w:color w:val="FFFFFF"/>
                <w:sz w:val="18"/>
                <w:szCs w:val="18"/>
              </w:rPr>
              <w:t>Capacity (kWp)</w:t>
            </w:r>
          </w:p>
        </w:tc>
        <w:tc>
          <w:tcPr>
            <w:tcW w:w="15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28B3D75E" w14:textId="77777777" w:rsidR="00C65FD1" w:rsidRPr="00F364C8" w:rsidRDefault="00F364A4">
            <w:pPr>
              <w:rPr>
                <w:b/>
                <w:bCs/>
              </w:rPr>
            </w:pPr>
            <w:r w:rsidRPr="00F364C8">
              <w:rPr>
                <w:b/>
                <w:bCs/>
                <w:color w:val="FFFFFF"/>
                <w:sz w:val="18"/>
                <w:szCs w:val="18"/>
              </w:rPr>
              <w:t>Tilt</w:t>
            </w:r>
          </w:p>
        </w:tc>
        <w:tc>
          <w:tcPr>
            <w:tcW w:w="15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1659FA82" w14:textId="77777777" w:rsidR="00C65FD1" w:rsidRPr="00F364C8" w:rsidRDefault="00F364A4">
            <w:pPr>
              <w:rPr>
                <w:b/>
                <w:bCs/>
              </w:rPr>
            </w:pPr>
            <w:r w:rsidRPr="00F364C8">
              <w:rPr>
                <w:b/>
                <w:bCs/>
                <w:color w:val="FFFFFF"/>
                <w:sz w:val="18"/>
                <w:szCs w:val="18"/>
              </w:rPr>
              <w:t>Azimuth</w:t>
            </w:r>
          </w:p>
        </w:tc>
        <w:tc>
          <w:tcPr>
            <w:tcW w:w="228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14EBFA09" w14:textId="77777777" w:rsidR="00C65FD1" w:rsidRPr="00F364C8" w:rsidRDefault="00F364A4">
            <w:pPr>
              <w:rPr>
                <w:b/>
                <w:bCs/>
              </w:rPr>
            </w:pPr>
            <w:r w:rsidRPr="00F364C8">
              <w:rPr>
                <w:b/>
                <w:bCs/>
                <w:color w:val="FFFFFF"/>
                <w:sz w:val="18"/>
                <w:szCs w:val="18"/>
              </w:rPr>
              <w:t>Walkways / Lifeline</w:t>
            </w:r>
          </w:p>
        </w:tc>
      </w:tr>
      <w:tr w:rsidR="00C65FD1" w:rsidRPr="00F364C8" w14:paraId="579D7DCC" w14:textId="77777777" w:rsidTr="000321E9">
        <w:tc>
          <w:tcPr>
            <w:tcW w:w="28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3772DEF" w14:textId="77777777" w:rsidR="00C65FD1" w:rsidRPr="00F364C8" w:rsidRDefault="00C65FD1">
            <w:pPr>
              <w:rPr>
                <w:b/>
                <w:bCs/>
              </w:rPr>
            </w:pPr>
          </w:p>
        </w:tc>
        <w:tc>
          <w:tcPr>
            <w:tcW w:w="20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E29FD11"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BDE6DD0"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F278920" w14:textId="77777777" w:rsidR="00C65FD1" w:rsidRPr="00F364C8" w:rsidRDefault="00C65FD1">
            <w:pPr>
              <w:rPr>
                <w:b/>
                <w:bCs/>
              </w:rPr>
            </w:pPr>
          </w:p>
        </w:tc>
        <w:tc>
          <w:tcPr>
            <w:tcW w:w="22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AC44BD1" w14:textId="77777777" w:rsidR="00C65FD1" w:rsidRPr="00F364C8" w:rsidRDefault="00C65FD1">
            <w:pPr>
              <w:rPr>
                <w:b/>
                <w:bCs/>
              </w:rPr>
            </w:pPr>
          </w:p>
        </w:tc>
      </w:tr>
      <w:tr w:rsidR="00C65FD1" w:rsidRPr="00F364C8" w14:paraId="2FC85F44" w14:textId="77777777" w:rsidTr="000321E9">
        <w:tc>
          <w:tcPr>
            <w:tcW w:w="28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FEFD21A" w14:textId="77777777" w:rsidR="00C65FD1" w:rsidRPr="00F364C8" w:rsidRDefault="00C65FD1">
            <w:pPr>
              <w:rPr>
                <w:b/>
                <w:bCs/>
              </w:rPr>
            </w:pPr>
          </w:p>
        </w:tc>
        <w:tc>
          <w:tcPr>
            <w:tcW w:w="20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E5C04DD"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B336ED2"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F2F54A4" w14:textId="77777777" w:rsidR="00C65FD1" w:rsidRPr="00F364C8" w:rsidRDefault="00C65FD1">
            <w:pPr>
              <w:rPr>
                <w:b/>
                <w:bCs/>
              </w:rPr>
            </w:pPr>
          </w:p>
        </w:tc>
        <w:tc>
          <w:tcPr>
            <w:tcW w:w="22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5CEF636" w14:textId="77777777" w:rsidR="00C65FD1" w:rsidRPr="00F364C8" w:rsidRDefault="00C65FD1">
            <w:pPr>
              <w:rPr>
                <w:b/>
                <w:bCs/>
              </w:rPr>
            </w:pPr>
          </w:p>
        </w:tc>
      </w:tr>
      <w:tr w:rsidR="00C65FD1" w:rsidRPr="00F364C8" w14:paraId="0CDAFB02" w14:textId="77777777" w:rsidTr="000321E9">
        <w:tc>
          <w:tcPr>
            <w:tcW w:w="28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4FB91E4" w14:textId="77777777" w:rsidR="00C65FD1" w:rsidRPr="00F364C8" w:rsidRDefault="00F364A4">
            <w:pPr>
              <w:rPr>
                <w:b/>
                <w:bCs/>
              </w:rPr>
            </w:pPr>
            <w:r w:rsidRPr="00F364C8">
              <w:rPr>
                <w:b/>
                <w:bCs/>
                <w:sz w:val="18"/>
                <w:szCs w:val="18"/>
              </w:rPr>
              <w:t>Total</w:t>
            </w:r>
          </w:p>
        </w:tc>
        <w:tc>
          <w:tcPr>
            <w:tcW w:w="20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21897AB"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47F4BAB"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286C313" w14:textId="77777777" w:rsidR="00C65FD1" w:rsidRPr="00F364C8" w:rsidRDefault="00C65FD1">
            <w:pPr>
              <w:rPr>
                <w:b/>
                <w:bCs/>
              </w:rPr>
            </w:pPr>
          </w:p>
        </w:tc>
        <w:tc>
          <w:tcPr>
            <w:tcW w:w="22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6F695BC" w14:textId="77777777" w:rsidR="00C65FD1" w:rsidRPr="00F364C8" w:rsidRDefault="00C65FD1">
            <w:pPr>
              <w:rPr>
                <w:b/>
                <w:bCs/>
              </w:rPr>
            </w:pPr>
          </w:p>
        </w:tc>
      </w:tr>
    </w:tbl>
    <w:p w14:paraId="47DC278F" w14:textId="77777777" w:rsidR="00B133EC" w:rsidRDefault="00B133EC" w:rsidP="000321E9">
      <w:pPr>
        <w:spacing w:after="120"/>
        <w:ind w:left="720"/>
        <w:rPr>
          <w:b/>
          <w:bCs/>
        </w:rPr>
      </w:pPr>
    </w:p>
    <w:p w14:paraId="63E67CC0" w14:textId="77777777" w:rsidR="00B133EC" w:rsidRDefault="00B133EC">
      <w:pPr>
        <w:rPr>
          <w:b/>
          <w:bCs/>
        </w:rPr>
      </w:pPr>
      <w:r>
        <w:rPr>
          <w:b/>
          <w:bCs/>
        </w:rPr>
        <w:br w:type="page"/>
      </w:r>
    </w:p>
    <w:p w14:paraId="1C4CCFDB" w14:textId="77777777" w:rsidR="00C65FD1" w:rsidRPr="00F364C8" w:rsidRDefault="00F364A4" w:rsidP="000321E9">
      <w:pPr>
        <w:spacing w:after="80"/>
        <w:ind w:left="720"/>
        <w:rPr>
          <w:b/>
          <w:bCs/>
        </w:rPr>
      </w:pPr>
      <w:r w:rsidRPr="00F364C8">
        <w:rPr>
          <w:b/>
          <w:bCs/>
          <w:color w:val="1F6FB2"/>
          <w:sz w:val="19"/>
          <w:szCs w:val="19"/>
        </w:rPr>
        <w:lastRenderedPageBreak/>
        <w:t>For Shed</w:t>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500"/>
        <w:gridCol w:w="1500"/>
        <w:gridCol w:w="2280"/>
      </w:tblGrid>
      <w:tr w:rsidR="00C65FD1" w:rsidRPr="00F364C8" w14:paraId="6768C4C0" w14:textId="77777777" w:rsidTr="000321E9">
        <w:trPr>
          <w:tblHeader/>
        </w:trPr>
        <w:tc>
          <w:tcPr>
            <w:tcW w:w="28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49CED2EF" w14:textId="77777777" w:rsidR="00C65FD1" w:rsidRPr="00F364C8" w:rsidRDefault="00F364A4">
            <w:pPr>
              <w:rPr>
                <w:b/>
                <w:bCs/>
              </w:rPr>
            </w:pPr>
            <w:r w:rsidRPr="00F364C8">
              <w:rPr>
                <w:b/>
                <w:bCs/>
                <w:color w:val="FFFFFF"/>
                <w:sz w:val="18"/>
                <w:szCs w:val="18"/>
              </w:rPr>
              <w:t>Shed / Building</w:t>
            </w:r>
          </w:p>
        </w:tc>
        <w:tc>
          <w:tcPr>
            <w:tcW w:w="20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1E7EF484" w14:textId="77777777" w:rsidR="00C65FD1" w:rsidRPr="00F364C8" w:rsidRDefault="00F364A4">
            <w:pPr>
              <w:rPr>
                <w:b/>
                <w:bCs/>
              </w:rPr>
            </w:pPr>
            <w:r w:rsidRPr="00F364C8">
              <w:rPr>
                <w:b/>
                <w:bCs/>
                <w:color w:val="FFFFFF"/>
                <w:sz w:val="18"/>
                <w:szCs w:val="18"/>
              </w:rPr>
              <w:t>Capacity (kWp)</w:t>
            </w:r>
          </w:p>
        </w:tc>
        <w:tc>
          <w:tcPr>
            <w:tcW w:w="15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07772FB1" w14:textId="77777777" w:rsidR="00C65FD1" w:rsidRPr="00F364C8" w:rsidRDefault="00F364A4">
            <w:pPr>
              <w:rPr>
                <w:b/>
                <w:bCs/>
              </w:rPr>
            </w:pPr>
            <w:r w:rsidRPr="00F364C8">
              <w:rPr>
                <w:b/>
                <w:bCs/>
                <w:color w:val="FFFFFF"/>
                <w:sz w:val="18"/>
                <w:szCs w:val="18"/>
              </w:rPr>
              <w:t>Tilt</w:t>
            </w:r>
          </w:p>
        </w:tc>
        <w:tc>
          <w:tcPr>
            <w:tcW w:w="15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026D5493" w14:textId="77777777" w:rsidR="00C65FD1" w:rsidRPr="00F364C8" w:rsidRDefault="00F364A4">
            <w:pPr>
              <w:rPr>
                <w:b/>
                <w:bCs/>
              </w:rPr>
            </w:pPr>
            <w:r w:rsidRPr="00F364C8">
              <w:rPr>
                <w:b/>
                <w:bCs/>
                <w:color w:val="FFFFFF"/>
                <w:sz w:val="18"/>
                <w:szCs w:val="18"/>
              </w:rPr>
              <w:t>Azimuth</w:t>
            </w:r>
          </w:p>
        </w:tc>
        <w:tc>
          <w:tcPr>
            <w:tcW w:w="228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37523284" w14:textId="77777777" w:rsidR="00C65FD1" w:rsidRPr="00F364C8" w:rsidRDefault="00F364A4">
            <w:pPr>
              <w:rPr>
                <w:b/>
                <w:bCs/>
              </w:rPr>
            </w:pPr>
            <w:r w:rsidRPr="00A76399">
              <w:rPr>
                <w:b/>
                <w:bCs/>
                <w:color w:val="FFFFFF"/>
                <w:sz w:val="18"/>
                <w:szCs w:val="18"/>
              </w:rPr>
              <w:t>Walkways / Lifeline</w:t>
            </w:r>
            <w:r w:rsidR="007C1BBA" w:rsidRPr="00A76399">
              <w:rPr>
                <w:b/>
                <w:bCs/>
                <w:color w:val="FFFFFF"/>
                <w:sz w:val="18"/>
                <w:szCs w:val="18"/>
              </w:rPr>
              <w:t>/</w:t>
            </w:r>
            <w:r w:rsidR="00A76399">
              <w:rPr>
                <w:b/>
                <w:bCs/>
                <w:color w:val="FFFFFF"/>
                <w:sz w:val="18"/>
                <w:szCs w:val="18"/>
              </w:rPr>
              <w:t xml:space="preserve"> </w:t>
            </w:r>
            <w:r w:rsidR="007C1BBA" w:rsidRPr="00A76399">
              <w:rPr>
                <w:b/>
                <w:bCs/>
                <w:color w:val="FFFFFF"/>
                <w:sz w:val="18"/>
                <w:szCs w:val="18"/>
              </w:rPr>
              <w:t>Railings</w:t>
            </w:r>
          </w:p>
        </w:tc>
      </w:tr>
      <w:tr w:rsidR="00C65FD1" w:rsidRPr="00F364C8" w14:paraId="1E64F6B9" w14:textId="77777777" w:rsidTr="000321E9">
        <w:tc>
          <w:tcPr>
            <w:tcW w:w="28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950DF94" w14:textId="77777777" w:rsidR="00C65FD1" w:rsidRPr="00F364C8" w:rsidRDefault="00C65FD1">
            <w:pPr>
              <w:rPr>
                <w:b/>
                <w:bCs/>
              </w:rPr>
            </w:pPr>
          </w:p>
        </w:tc>
        <w:tc>
          <w:tcPr>
            <w:tcW w:w="20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E9E04D5"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F2C57F0"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3367612" w14:textId="77777777" w:rsidR="00C65FD1" w:rsidRPr="00F364C8" w:rsidRDefault="00C65FD1">
            <w:pPr>
              <w:rPr>
                <w:b/>
                <w:bCs/>
              </w:rPr>
            </w:pPr>
          </w:p>
        </w:tc>
        <w:tc>
          <w:tcPr>
            <w:tcW w:w="22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B5C48E2" w14:textId="77777777" w:rsidR="00C65FD1" w:rsidRPr="00F364C8" w:rsidRDefault="00C65FD1">
            <w:pPr>
              <w:rPr>
                <w:b/>
                <w:bCs/>
              </w:rPr>
            </w:pPr>
          </w:p>
        </w:tc>
      </w:tr>
      <w:tr w:rsidR="00C65FD1" w:rsidRPr="00F364C8" w14:paraId="6EE028B7" w14:textId="77777777" w:rsidTr="000321E9">
        <w:tc>
          <w:tcPr>
            <w:tcW w:w="28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259CAFC" w14:textId="77777777" w:rsidR="00C65FD1" w:rsidRPr="00F364C8" w:rsidRDefault="00C65FD1">
            <w:pPr>
              <w:rPr>
                <w:b/>
                <w:bCs/>
              </w:rPr>
            </w:pPr>
          </w:p>
        </w:tc>
        <w:tc>
          <w:tcPr>
            <w:tcW w:w="20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9CCECBA"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5A28AD6"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7B529D3" w14:textId="77777777" w:rsidR="00C65FD1" w:rsidRPr="00F364C8" w:rsidRDefault="00C65FD1">
            <w:pPr>
              <w:rPr>
                <w:b/>
                <w:bCs/>
              </w:rPr>
            </w:pPr>
          </w:p>
        </w:tc>
        <w:tc>
          <w:tcPr>
            <w:tcW w:w="22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C128E0B" w14:textId="77777777" w:rsidR="00C65FD1" w:rsidRPr="00F364C8" w:rsidRDefault="00C65FD1">
            <w:pPr>
              <w:rPr>
                <w:b/>
                <w:bCs/>
              </w:rPr>
            </w:pPr>
          </w:p>
        </w:tc>
      </w:tr>
      <w:tr w:rsidR="00C65FD1" w:rsidRPr="00F364C8" w14:paraId="69154B57" w14:textId="77777777" w:rsidTr="000321E9">
        <w:tc>
          <w:tcPr>
            <w:tcW w:w="28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886E3E7" w14:textId="77777777" w:rsidR="00C65FD1" w:rsidRPr="00F364C8" w:rsidRDefault="00F364A4">
            <w:pPr>
              <w:rPr>
                <w:b/>
                <w:bCs/>
              </w:rPr>
            </w:pPr>
            <w:r w:rsidRPr="00F364C8">
              <w:rPr>
                <w:b/>
                <w:bCs/>
                <w:sz w:val="18"/>
                <w:szCs w:val="18"/>
              </w:rPr>
              <w:t>Total</w:t>
            </w:r>
          </w:p>
        </w:tc>
        <w:tc>
          <w:tcPr>
            <w:tcW w:w="20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9E1CC4A"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66715A3" w14:textId="77777777" w:rsidR="00C65FD1" w:rsidRPr="00F364C8" w:rsidRDefault="00C65FD1">
            <w:pPr>
              <w:rPr>
                <w:b/>
                <w:bCs/>
              </w:rPr>
            </w:pPr>
          </w:p>
        </w:tc>
        <w:tc>
          <w:tcPr>
            <w:tcW w:w="15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BB5F77C" w14:textId="77777777" w:rsidR="00C65FD1" w:rsidRPr="00F364C8" w:rsidRDefault="00C65FD1">
            <w:pPr>
              <w:rPr>
                <w:b/>
                <w:bCs/>
              </w:rPr>
            </w:pPr>
          </w:p>
        </w:tc>
        <w:tc>
          <w:tcPr>
            <w:tcW w:w="22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EE4581F" w14:textId="77777777" w:rsidR="00C65FD1" w:rsidRPr="00F364C8" w:rsidRDefault="00C65FD1">
            <w:pPr>
              <w:rPr>
                <w:b/>
                <w:bCs/>
              </w:rPr>
            </w:pPr>
          </w:p>
        </w:tc>
      </w:tr>
    </w:tbl>
    <w:p w14:paraId="70F83DA4" w14:textId="77777777" w:rsidR="00E04798" w:rsidRPr="00F364C8" w:rsidRDefault="00E04798" w:rsidP="000321E9">
      <w:pPr>
        <w:spacing w:after="80"/>
        <w:ind w:left="720"/>
        <w:rPr>
          <w:b/>
          <w:bCs/>
          <w:color w:val="1F6FB2"/>
          <w:sz w:val="19"/>
          <w:szCs w:val="19"/>
        </w:rPr>
      </w:pPr>
    </w:p>
    <w:p w14:paraId="7E61B223" w14:textId="77777777" w:rsidR="00C65FD1" w:rsidRPr="00F364C8" w:rsidRDefault="00F364A4" w:rsidP="000321E9">
      <w:pPr>
        <w:spacing w:after="80"/>
        <w:ind w:left="720"/>
        <w:rPr>
          <w:b/>
          <w:bCs/>
        </w:rPr>
      </w:pPr>
      <w:r w:rsidRPr="00F364C8">
        <w:rPr>
          <w:b/>
          <w:bCs/>
          <w:color w:val="1F6FB2"/>
          <w:sz w:val="19"/>
          <w:szCs w:val="19"/>
        </w:rPr>
        <w:t>For Ground Mounted</w:t>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C65FD1" w:rsidRPr="00F364C8" w14:paraId="3C5EF87A"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4FBE8C5" w14:textId="77777777" w:rsidR="00C65FD1" w:rsidRPr="00F364C8" w:rsidRDefault="00F364A4">
            <w:pPr>
              <w:rPr>
                <w:b/>
                <w:bCs/>
              </w:rPr>
            </w:pPr>
            <w:r w:rsidRPr="00F364C8">
              <w:rPr>
                <w:b/>
                <w:bCs/>
                <w:color w:val="0B3C66"/>
                <w:sz w:val="19"/>
                <w:szCs w:val="19"/>
              </w:rPr>
              <w:t>Type of Installation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F1D9160" w14:textId="77777777" w:rsidR="00C65FD1" w:rsidRPr="00F364C8" w:rsidRDefault="00C65FD1">
            <w:pPr>
              <w:rPr>
                <w:b/>
                <w:bCs/>
              </w:rPr>
            </w:pPr>
          </w:p>
        </w:tc>
      </w:tr>
      <w:tr w:rsidR="00C65FD1" w:rsidRPr="00F364C8" w14:paraId="6A2D7C1E"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226F29AD" w14:textId="77777777" w:rsidR="00C65FD1" w:rsidRPr="00F364C8" w:rsidRDefault="00F364A4">
            <w:pPr>
              <w:rPr>
                <w:b/>
                <w:bCs/>
              </w:rPr>
            </w:pPr>
            <w:r w:rsidRPr="00F364C8">
              <w:rPr>
                <w:b/>
                <w:bCs/>
                <w:color w:val="0B3C66"/>
                <w:sz w:val="19"/>
                <w:szCs w:val="19"/>
              </w:rPr>
              <w:t>Azimuth (deg)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1D9EA505" w14:textId="77777777" w:rsidR="00C65FD1" w:rsidRPr="00F364C8" w:rsidRDefault="00C65FD1">
            <w:pPr>
              <w:rPr>
                <w:b/>
                <w:bCs/>
              </w:rPr>
            </w:pPr>
          </w:p>
        </w:tc>
      </w:tr>
      <w:tr w:rsidR="00C65FD1" w:rsidRPr="00F364C8" w14:paraId="2607699F"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6DFF79CA" w14:textId="77777777" w:rsidR="00C65FD1" w:rsidRPr="00F364C8" w:rsidRDefault="00F364A4">
            <w:pPr>
              <w:rPr>
                <w:b/>
                <w:bCs/>
              </w:rPr>
            </w:pPr>
            <w:r w:rsidRPr="00F364C8">
              <w:rPr>
                <w:b/>
                <w:bCs/>
                <w:color w:val="0B3C66"/>
                <w:sz w:val="19"/>
                <w:szCs w:val="19"/>
              </w:rPr>
              <w:t>Tilt (deg)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CF033FD" w14:textId="77777777" w:rsidR="00C65FD1" w:rsidRPr="00F364C8" w:rsidRDefault="00C65FD1">
            <w:pPr>
              <w:rPr>
                <w:b/>
                <w:bCs/>
              </w:rPr>
            </w:pPr>
          </w:p>
        </w:tc>
      </w:tr>
      <w:tr w:rsidR="00C65FD1" w:rsidRPr="00F364C8" w14:paraId="200F2EC8"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56BC438" w14:textId="77777777" w:rsidR="00C65FD1" w:rsidRPr="00F364C8" w:rsidRDefault="00F364A4">
            <w:pPr>
              <w:rPr>
                <w:b/>
                <w:bCs/>
              </w:rPr>
            </w:pPr>
            <w:r w:rsidRPr="00F364C8">
              <w:rPr>
                <w:b/>
                <w:bCs/>
                <w:color w:val="0B3C66"/>
                <w:sz w:val="19"/>
                <w:szCs w:val="19"/>
              </w:rPr>
              <w:t>Type of Mounting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12534873" w14:textId="77777777" w:rsidR="00C65FD1" w:rsidRPr="00F364C8" w:rsidRDefault="00C65FD1">
            <w:pPr>
              <w:rPr>
                <w:b/>
                <w:bCs/>
              </w:rPr>
            </w:pPr>
          </w:p>
        </w:tc>
      </w:tr>
      <w:tr w:rsidR="00C65FD1" w:rsidRPr="00F364C8" w14:paraId="02D0D78B"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18281AE" w14:textId="77777777" w:rsidR="00C65FD1" w:rsidRPr="00F364C8" w:rsidRDefault="00F364A4">
            <w:pPr>
              <w:rPr>
                <w:b/>
                <w:bCs/>
              </w:rPr>
            </w:pPr>
            <w:r w:rsidRPr="00F364C8">
              <w:rPr>
                <w:b/>
                <w:bCs/>
                <w:color w:val="0B3C66"/>
                <w:sz w:val="19"/>
                <w:szCs w:val="19"/>
              </w:rPr>
              <w:t>Power Evacuation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06B5AD95" w14:textId="77777777" w:rsidR="00C65FD1" w:rsidRPr="00F364C8" w:rsidRDefault="00C65FD1">
            <w:pPr>
              <w:rPr>
                <w:b/>
                <w:bCs/>
              </w:rPr>
            </w:pPr>
          </w:p>
        </w:tc>
      </w:tr>
      <w:tr w:rsidR="00C65FD1" w:rsidRPr="00F364C8" w14:paraId="07A26351"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20E9A722" w14:textId="77777777" w:rsidR="00C65FD1" w:rsidRPr="00F364C8" w:rsidRDefault="00F364A4">
            <w:pPr>
              <w:rPr>
                <w:b/>
                <w:bCs/>
              </w:rPr>
            </w:pPr>
            <w:r w:rsidRPr="00F364C8">
              <w:rPr>
                <w:b/>
                <w:bCs/>
                <w:color w:val="0B3C66"/>
                <w:sz w:val="19"/>
                <w:szCs w:val="19"/>
              </w:rPr>
              <w:t>Fencing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3EBD84F4" w14:textId="77777777" w:rsidR="00C65FD1" w:rsidRPr="00F364C8" w:rsidRDefault="00C65FD1">
            <w:pPr>
              <w:rPr>
                <w:b/>
                <w:bCs/>
              </w:rPr>
            </w:pPr>
          </w:p>
        </w:tc>
      </w:tr>
      <w:tr w:rsidR="00C65FD1" w:rsidRPr="00F364C8" w14:paraId="57212C36"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7BC8CDF9" w14:textId="77777777" w:rsidR="00C65FD1" w:rsidRPr="00F364C8" w:rsidRDefault="00F364A4">
            <w:pPr>
              <w:rPr>
                <w:b/>
                <w:bCs/>
              </w:rPr>
            </w:pPr>
            <w:r w:rsidRPr="00F364C8">
              <w:rPr>
                <w:b/>
                <w:bCs/>
                <w:color w:val="0B3C66"/>
                <w:sz w:val="19"/>
                <w:szCs w:val="19"/>
              </w:rPr>
              <w:t>Plant Lighting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6192C875" w14:textId="77777777" w:rsidR="00C65FD1" w:rsidRPr="00F364C8" w:rsidRDefault="00C65FD1">
            <w:pPr>
              <w:rPr>
                <w:b/>
                <w:bCs/>
              </w:rPr>
            </w:pPr>
          </w:p>
        </w:tc>
      </w:tr>
    </w:tbl>
    <w:p w14:paraId="2EA9E930" w14:textId="77777777" w:rsidR="00C65FD1" w:rsidRPr="00F364C8" w:rsidRDefault="00C65FD1" w:rsidP="000321E9">
      <w:pPr>
        <w:spacing w:after="120"/>
        <w:ind w:left="720"/>
        <w:rPr>
          <w:b/>
          <w:bCs/>
        </w:rPr>
      </w:pPr>
    </w:p>
    <w:p w14:paraId="47639A8C" w14:textId="77777777" w:rsidR="006E172D" w:rsidRPr="006E172D" w:rsidRDefault="00F364A4" w:rsidP="006E172D">
      <w:pPr>
        <w:spacing w:after="80"/>
        <w:ind w:left="720"/>
        <w:rPr>
          <w:b/>
          <w:bCs/>
          <w:color w:val="1F6FB2"/>
          <w:sz w:val="19"/>
          <w:szCs w:val="19"/>
        </w:rPr>
      </w:pPr>
      <w:r w:rsidRPr="00F364C8">
        <w:rPr>
          <w:b/>
          <w:bCs/>
          <w:color w:val="1F6FB2"/>
          <w:sz w:val="19"/>
          <w:szCs w:val="19"/>
        </w:rPr>
        <w:t>For Carport</w:t>
      </w:r>
      <w:r w:rsidR="006E172D">
        <w:rPr>
          <w:b/>
          <w:bCs/>
          <w:color w:val="1F6FB2"/>
          <w:sz w:val="19"/>
          <w:szCs w:val="19"/>
        </w:rPr>
        <w:t xml:space="preserve"> </w:t>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C65FD1" w:rsidRPr="00F364C8" w14:paraId="7EE94A2E"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532CCAF8" w14:textId="77777777" w:rsidR="00C65FD1" w:rsidRPr="00F364C8" w:rsidRDefault="00F364A4">
            <w:pPr>
              <w:rPr>
                <w:b/>
                <w:bCs/>
              </w:rPr>
            </w:pPr>
            <w:r w:rsidRPr="00F364C8">
              <w:rPr>
                <w:b/>
                <w:bCs/>
                <w:color w:val="0B3C66"/>
                <w:sz w:val="19"/>
                <w:szCs w:val="19"/>
              </w:rPr>
              <w:t>Type of Installation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8736B53" w14:textId="77777777" w:rsidR="00C65FD1" w:rsidRPr="00F364C8" w:rsidRDefault="00C65FD1">
            <w:pPr>
              <w:rPr>
                <w:b/>
                <w:bCs/>
              </w:rPr>
            </w:pPr>
          </w:p>
        </w:tc>
      </w:tr>
      <w:tr w:rsidR="00C65FD1" w:rsidRPr="00F364C8" w14:paraId="3BB9F60A"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56CFD0CD" w14:textId="77777777" w:rsidR="00C65FD1" w:rsidRPr="00F364C8" w:rsidRDefault="00F364A4">
            <w:pPr>
              <w:rPr>
                <w:b/>
                <w:bCs/>
              </w:rPr>
            </w:pPr>
            <w:r w:rsidRPr="00F364C8">
              <w:rPr>
                <w:b/>
                <w:bCs/>
                <w:color w:val="0B3C66"/>
                <w:sz w:val="19"/>
                <w:szCs w:val="19"/>
              </w:rPr>
              <w:t>Azimuth (deg)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D8A3FAE" w14:textId="77777777" w:rsidR="00C65FD1" w:rsidRPr="00F364C8" w:rsidRDefault="00C65FD1">
            <w:pPr>
              <w:rPr>
                <w:b/>
                <w:bCs/>
              </w:rPr>
            </w:pPr>
          </w:p>
        </w:tc>
      </w:tr>
      <w:tr w:rsidR="00C65FD1" w:rsidRPr="00F364C8" w14:paraId="26BF1E71"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6820B2F9" w14:textId="77777777" w:rsidR="00C65FD1" w:rsidRPr="00F364C8" w:rsidRDefault="00F364A4">
            <w:pPr>
              <w:rPr>
                <w:b/>
                <w:bCs/>
              </w:rPr>
            </w:pPr>
            <w:r w:rsidRPr="00F364C8">
              <w:rPr>
                <w:b/>
                <w:bCs/>
                <w:color w:val="0B3C66"/>
                <w:sz w:val="19"/>
                <w:szCs w:val="19"/>
              </w:rPr>
              <w:t>Tilt (deg)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97EF663" w14:textId="77777777" w:rsidR="00C65FD1" w:rsidRPr="00F364C8" w:rsidRDefault="00C65FD1">
            <w:pPr>
              <w:rPr>
                <w:b/>
                <w:bCs/>
              </w:rPr>
            </w:pPr>
          </w:p>
        </w:tc>
      </w:tr>
      <w:tr w:rsidR="00C65FD1" w:rsidRPr="00F364C8" w14:paraId="3FA8FDA3"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CFF8CCD" w14:textId="77777777" w:rsidR="00C65FD1" w:rsidRPr="00F364C8" w:rsidRDefault="00F364A4">
            <w:pPr>
              <w:rPr>
                <w:b/>
                <w:bCs/>
              </w:rPr>
            </w:pPr>
            <w:r w:rsidRPr="00F364C8">
              <w:rPr>
                <w:b/>
                <w:bCs/>
                <w:color w:val="0B3C66"/>
                <w:sz w:val="19"/>
                <w:szCs w:val="19"/>
              </w:rPr>
              <w:t>Type of Mounting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2C94D58" w14:textId="77777777" w:rsidR="00C65FD1" w:rsidRPr="00F364C8" w:rsidRDefault="00C65FD1">
            <w:pPr>
              <w:rPr>
                <w:b/>
                <w:bCs/>
              </w:rPr>
            </w:pPr>
          </w:p>
        </w:tc>
      </w:tr>
      <w:tr w:rsidR="00C65FD1" w:rsidRPr="00F364C8" w14:paraId="3FB763A7"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511739CB" w14:textId="77777777" w:rsidR="00C65FD1" w:rsidRPr="00F364C8" w:rsidRDefault="00F364A4">
            <w:pPr>
              <w:rPr>
                <w:b/>
                <w:bCs/>
              </w:rPr>
            </w:pPr>
            <w:r w:rsidRPr="00F364C8">
              <w:rPr>
                <w:b/>
                <w:bCs/>
                <w:color w:val="0B3C66"/>
                <w:sz w:val="19"/>
                <w:szCs w:val="19"/>
              </w:rPr>
              <w:t>Power Evacuation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031109F3" w14:textId="77777777" w:rsidR="00C65FD1" w:rsidRPr="00F364C8" w:rsidRDefault="00C65FD1">
            <w:pPr>
              <w:rPr>
                <w:b/>
                <w:bCs/>
              </w:rPr>
            </w:pPr>
          </w:p>
        </w:tc>
      </w:tr>
      <w:tr w:rsidR="00C65FD1" w:rsidRPr="00F364C8" w14:paraId="76022C19"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7976D63B" w14:textId="77777777" w:rsidR="00C65FD1" w:rsidRPr="00F364C8" w:rsidRDefault="00F364A4">
            <w:pPr>
              <w:rPr>
                <w:b/>
                <w:bCs/>
              </w:rPr>
            </w:pPr>
            <w:r w:rsidRPr="00F364C8">
              <w:rPr>
                <w:b/>
                <w:bCs/>
                <w:color w:val="0B3C66"/>
                <w:sz w:val="19"/>
                <w:szCs w:val="19"/>
              </w:rPr>
              <w:t>Fencing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5F05A119" w14:textId="77777777" w:rsidR="00C65FD1" w:rsidRPr="00F364C8" w:rsidRDefault="00C65FD1">
            <w:pPr>
              <w:rPr>
                <w:b/>
                <w:bCs/>
              </w:rPr>
            </w:pPr>
          </w:p>
        </w:tc>
      </w:tr>
      <w:tr w:rsidR="00C65FD1" w:rsidRPr="00F364C8" w14:paraId="371E84F8"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4C62AA20" w14:textId="77777777" w:rsidR="00C65FD1" w:rsidRPr="00F364C8" w:rsidRDefault="00F364A4">
            <w:pPr>
              <w:rPr>
                <w:b/>
                <w:bCs/>
              </w:rPr>
            </w:pPr>
            <w:r w:rsidRPr="00F364C8">
              <w:rPr>
                <w:b/>
                <w:bCs/>
                <w:color w:val="0B3C66"/>
                <w:sz w:val="19"/>
                <w:szCs w:val="19"/>
              </w:rPr>
              <w:t>Plant Lighting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00256EF6" w14:textId="77777777" w:rsidR="00C65FD1" w:rsidRPr="00F364C8" w:rsidRDefault="00C65FD1">
            <w:pPr>
              <w:rPr>
                <w:b/>
                <w:bCs/>
              </w:rPr>
            </w:pPr>
          </w:p>
        </w:tc>
      </w:tr>
    </w:tbl>
    <w:p w14:paraId="28E00160" w14:textId="77777777" w:rsidR="006E172D" w:rsidRDefault="006E172D" w:rsidP="000321E9">
      <w:pPr>
        <w:spacing w:after="160"/>
        <w:ind w:left="720"/>
        <w:rPr>
          <w:b/>
          <w:bCs/>
        </w:rPr>
      </w:pPr>
    </w:p>
    <w:p w14:paraId="34A19B97" w14:textId="77777777" w:rsidR="00854308" w:rsidRDefault="00854308" w:rsidP="00854308">
      <w:pPr>
        <w:spacing w:after="160"/>
        <w:ind w:left="720"/>
        <w:rPr>
          <w:b/>
          <w:bCs/>
        </w:rPr>
      </w:pPr>
      <w:r w:rsidRPr="006E172D">
        <w:rPr>
          <w:b/>
          <w:bCs/>
          <w:color w:val="1F6FB2"/>
          <w:sz w:val="19"/>
          <w:szCs w:val="19"/>
        </w:rPr>
        <w:t>For Floating</w:t>
      </w:r>
      <w:r>
        <w:rPr>
          <w:b/>
          <w:bCs/>
        </w:rPr>
        <w:tab/>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854308" w:rsidRPr="00F364C8" w14:paraId="35B5093F" w14:textId="77777777" w:rsidTr="005005E5">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6DAAFEC" w14:textId="77777777" w:rsidR="00854308" w:rsidRPr="00F364C8" w:rsidRDefault="00854308" w:rsidP="005005E5">
            <w:pPr>
              <w:rPr>
                <w:b/>
                <w:bCs/>
              </w:rPr>
            </w:pPr>
            <w:r w:rsidRPr="00F364C8">
              <w:rPr>
                <w:b/>
                <w:bCs/>
                <w:color w:val="0B3C66"/>
                <w:sz w:val="19"/>
                <w:szCs w:val="19"/>
              </w:rPr>
              <w:t>Type of Installation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E9BAFD2" w14:textId="77777777" w:rsidR="00854308" w:rsidRPr="00F364C8" w:rsidRDefault="00854308" w:rsidP="005005E5">
            <w:pPr>
              <w:rPr>
                <w:b/>
                <w:bCs/>
              </w:rPr>
            </w:pPr>
          </w:p>
        </w:tc>
      </w:tr>
      <w:tr w:rsidR="00854308" w:rsidRPr="00F364C8" w14:paraId="3FDFE8DE" w14:textId="77777777" w:rsidTr="005005E5">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7D307666" w14:textId="77777777" w:rsidR="00854308" w:rsidRPr="00F364C8" w:rsidRDefault="00854308" w:rsidP="005005E5">
            <w:pPr>
              <w:rPr>
                <w:b/>
                <w:bCs/>
              </w:rPr>
            </w:pPr>
            <w:r w:rsidRPr="00F364C8">
              <w:rPr>
                <w:b/>
                <w:bCs/>
                <w:color w:val="0B3C66"/>
                <w:sz w:val="19"/>
                <w:szCs w:val="19"/>
              </w:rPr>
              <w:t>Azimuth (deg)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73B0FF4" w14:textId="77777777" w:rsidR="00854308" w:rsidRPr="00F364C8" w:rsidRDefault="00854308" w:rsidP="005005E5">
            <w:pPr>
              <w:rPr>
                <w:b/>
                <w:bCs/>
              </w:rPr>
            </w:pPr>
          </w:p>
        </w:tc>
      </w:tr>
      <w:tr w:rsidR="00854308" w:rsidRPr="00F364C8" w14:paraId="404545D3" w14:textId="77777777" w:rsidTr="005005E5">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BF575B4" w14:textId="77777777" w:rsidR="00854308" w:rsidRPr="00F364C8" w:rsidRDefault="00854308" w:rsidP="005005E5">
            <w:pPr>
              <w:rPr>
                <w:b/>
                <w:bCs/>
              </w:rPr>
            </w:pPr>
            <w:r w:rsidRPr="00F364C8">
              <w:rPr>
                <w:b/>
                <w:bCs/>
                <w:color w:val="0B3C66"/>
                <w:sz w:val="19"/>
                <w:szCs w:val="19"/>
              </w:rPr>
              <w:t>Tilt (deg)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62B120D4" w14:textId="77777777" w:rsidR="00854308" w:rsidRPr="00F364C8" w:rsidRDefault="00854308" w:rsidP="005005E5">
            <w:pPr>
              <w:rPr>
                <w:b/>
                <w:bCs/>
              </w:rPr>
            </w:pPr>
          </w:p>
        </w:tc>
      </w:tr>
      <w:tr w:rsidR="00854308" w:rsidRPr="00F364C8" w14:paraId="75DCB0BB" w14:textId="77777777" w:rsidTr="005005E5">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C947D34" w14:textId="77777777" w:rsidR="00854308" w:rsidRPr="00F364C8" w:rsidRDefault="00854308" w:rsidP="005005E5">
            <w:pPr>
              <w:rPr>
                <w:b/>
                <w:bCs/>
              </w:rPr>
            </w:pPr>
            <w:r w:rsidRPr="00F364C8">
              <w:rPr>
                <w:b/>
                <w:bCs/>
                <w:color w:val="0B3C66"/>
                <w:sz w:val="19"/>
                <w:szCs w:val="19"/>
              </w:rPr>
              <w:t>Type of Mounting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7940DA8" w14:textId="77777777" w:rsidR="00854308" w:rsidRPr="00F364C8" w:rsidRDefault="00854308" w:rsidP="005005E5">
            <w:pPr>
              <w:rPr>
                <w:b/>
                <w:bCs/>
              </w:rPr>
            </w:pPr>
          </w:p>
        </w:tc>
      </w:tr>
      <w:tr w:rsidR="00854308" w:rsidRPr="00F364C8" w14:paraId="17F8EA00" w14:textId="77777777" w:rsidTr="005005E5">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2E74F9CF" w14:textId="77777777" w:rsidR="00854308" w:rsidRPr="00F364C8" w:rsidRDefault="00854308" w:rsidP="005005E5">
            <w:pPr>
              <w:rPr>
                <w:b/>
                <w:bCs/>
              </w:rPr>
            </w:pPr>
            <w:r w:rsidRPr="00F364C8">
              <w:rPr>
                <w:b/>
                <w:bCs/>
                <w:color w:val="0B3C66"/>
                <w:sz w:val="19"/>
                <w:szCs w:val="19"/>
              </w:rPr>
              <w:t>Power Evacuation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58A0480C" w14:textId="77777777" w:rsidR="00854308" w:rsidRPr="00F364C8" w:rsidRDefault="00854308" w:rsidP="005005E5">
            <w:pPr>
              <w:rPr>
                <w:b/>
                <w:bCs/>
              </w:rPr>
            </w:pPr>
          </w:p>
        </w:tc>
      </w:tr>
      <w:tr w:rsidR="00854308" w:rsidRPr="00F364C8" w14:paraId="4EC255D2" w14:textId="77777777" w:rsidTr="005005E5">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4335BC38" w14:textId="77777777" w:rsidR="00854308" w:rsidRPr="00F364C8" w:rsidRDefault="00854308" w:rsidP="005005E5">
            <w:pPr>
              <w:rPr>
                <w:b/>
                <w:bCs/>
              </w:rPr>
            </w:pPr>
            <w:r w:rsidRPr="00A92B08">
              <w:rPr>
                <w:b/>
                <w:bCs/>
                <w:color w:val="0B3C66"/>
                <w:sz w:val="19"/>
                <w:szCs w:val="19"/>
              </w:rPr>
              <w:t>Anchoring System</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F828F59" w14:textId="77777777" w:rsidR="00854308" w:rsidRPr="00F364C8" w:rsidRDefault="00854308" w:rsidP="005005E5">
            <w:pPr>
              <w:rPr>
                <w:b/>
                <w:bCs/>
              </w:rPr>
            </w:pPr>
          </w:p>
        </w:tc>
      </w:tr>
      <w:tr w:rsidR="00854308" w:rsidRPr="00F364C8" w14:paraId="3C807E6C" w14:textId="77777777" w:rsidTr="005005E5">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1063494F" w14:textId="77777777" w:rsidR="00854308" w:rsidRPr="00F364C8" w:rsidRDefault="00854308" w:rsidP="005005E5">
            <w:pPr>
              <w:rPr>
                <w:b/>
                <w:bCs/>
              </w:rPr>
            </w:pPr>
            <w:r w:rsidRPr="00F364C8">
              <w:rPr>
                <w:b/>
                <w:bCs/>
                <w:color w:val="0B3C66"/>
                <w:sz w:val="19"/>
                <w:szCs w:val="19"/>
              </w:rPr>
              <w:t>Plant Lighting</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4C002461" w14:textId="77777777" w:rsidR="00854308" w:rsidRPr="00F364C8" w:rsidRDefault="00854308" w:rsidP="005005E5">
            <w:pPr>
              <w:rPr>
                <w:b/>
                <w:bCs/>
              </w:rPr>
            </w:pPr>
          </w:p>
        </w:tc>
      </w:tr>
      <w:tr w:rsidR="00854308" w:rsidRPr="00F364C8" w14:paraId="3A69E2DD" w14:textId="77777777" w:rsidTr="005005E5">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287EBF44" w14:textId="77777777" w:rsidR="00854308" w:rsidRPr="00F364C8" w:rsidRDefault="003C5DAC" w:rsidP="005005E5">
            <w:pPr>
              <w:rPr>
                <w:b/>
                <w:bCs/>
                <w:color w:val="0B3C66"/>
                <w:sz w:val="19"/>
                <w:szCs w:val="19"/>
              </w:rPr>
            </w:pPr>
            <w:r>
              <w:rPr>
                <w:b/>
                <w:bCs/>
                <w:color w:val="0B3C66"/>
                <w:sz w:val="19"/>
                <w:szCs w:val="19"/>
              </w:rPr>
              <w:t>Ground</w:t>
            </w:r>
            <w:r w:rsidR="00854308" w:rsidRPr="00A92B08">
              <w:rPr>
                <w:b/>
                <w:bCs/>
                <w:color w:val="0B3C66"/>
                <w:sz w:val="19"/>
                <w:szCs w:val="19"/>
              </w:rPr>
              <w:t xml:space="preserve"> </w:t>
            </w:r>
            <w:r w:rsidR="00B5649C">
              <w:rPr>
                <w:b/>
                <w:bCs/>
                <w:color w:val="0B3C66"/>
                <w:sz w:val="19"/>
                <w:szCs w:val="19"/>
              </w:rPr>
              <w:t>Clearance</w:t>
            </w:r>
            <w:r>
              <w:rPr>
                <w:b/>
                <w:bCs/>
                <w:color w:val="0B3C66"/>
                <w:sz w:val="19"/>
                <w:szCs w:val="19"/>
              </w:rPr>
              <w:t xml:space="preserve"> (Min)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17C58DD" w14:textId="77777777" w:rsidR="00854308" w:rsidRPr="00F364C8" w:rsidRDefault="00854308" w:rsidP="005005E5">
            <w:pPr>
              <w:rPr>
                <w:b/>
                <w:bCs/>
              </w:rPr>
            </w:pPr>
          </w:p>
        </w:tc>
      </w:tr>
    </w:tbl>
    <w:p w14:paraId="0B310431" w14:textId="77777777" w:rsidR="00854308" w:rsidRDefault="00854308" w:rsidP="00854308">
      <w:pPr>
        <w:rPr>
          <w:b/>
          <w:bCs/>
        </w:rPr>
      </w:pPr>
      <w:r>
        <w:rPr>
          <w:b/>
          <w:bCs/>
        </w:rPr>
        <w:br w:type="page"/>
      </w:r>
    </w:p>
    <w:p w14:paraId="727A7F59" w14:textId="77777777" w:rsidR="004E6CDD" w:rsidRPr="006363E1" w:rsidRDefault="004E6CDD" w:rsidP="004E6CDD">
      <w:pPr>
        <w:ind w:left="720"/>
        <w:rPr>
          <w:b/>
          <w:bCs/>
          <w:color w:val="0B3C66"/>
          <w:sz w:val="19"/>
          <w:szCs w:val="19"/>
        </w:rPr>
      </w:pPr>
      <w:r w:rsidRPr="006363E1">
        <w:rPr>
          <w:b/>
          <w:bCs/>
          <w:color w:val="0B3C66"/>
          <w:sz w:val="19"/>
          <w:szCs w:val="19"/>
        </w:rPr>
        <w:lastRenderedPageBreak/>
        <w:t>Top View of Plant</w:t>
      </w:r>
    </w:p>
    <w:p w14:paraId="60747855" w14:textId="77777777" w:rsidR="004E6CDD" w:rsidRPr="006363E1" w:rsidRDefault="004E6CDD" w:rsidP="004E6CDD">
      <w:pPr>
        <w:ind w:left="720"/>
        <w:rPr>
          <w:b/>
          <w:bCs/>
          <w:color w:val="0B3C66"/>
          <w:sz w:val="19"/>
          <w:szCs w:val="19"/>
        </w:rPr>
      </w:pPr>
    </w:p>
    <w:tbl>
      <w:tblPr>
        <w:tblW w:w="50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tblGrid>
      <w:tr w:rsidR="004E6CDD" w:rsidRPr="006363E1" w14:paraId="04D56010" w14:textId="77777777" w:rsidTr="008B7C02">
        <w:tc>
          <w:tcPr>
            <w:tcW w:w="504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6F395095" w14:textId="77777777" w:rsidR="004E6CDD" w:rsidRPr="006363E1" w:rsidRDefault="004E6CDD" w:rsidP="008B7C02">
            <w:pPr>
              <w:jc w:val="center"/>
              <w:rPr>
                <w:b/>
                <w:bCs/>
                <w:color w:val="0B3C66"/>
                <w:sz w:val="19"/>
                <w:szCs w:val="19"/>
              </w:rPr>
            </w:pPr>
            <w:r w:rsidRPr="006363E1">
              <w:rPr>
                <w:b/>
                <w:bCs/>
                <w:color w:val="0B3C66"/>
                <w:sz w:val="19"/>
                <w:szCs w:val="19"/>
              </w:rPr>
              <w:t>Top View of Plant</w:t>
            </w:r>
          </w:p>
        </w:tc>
      </w:tr>
      <w:tr w:rsidR="004E6CDD" w:rsidRPr="006363E1" w14:paraId="23364096" w14:textId="77777777" w:rsidTr="008B7C02">
        <w:tc>
          <w:tcPr>
            <w:tcW w:w="504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08D30A13" w14:textId="77777777" w:rsidR="004E6CDD" w:rsidRPr="006363E1" w:rsidRDefault="004E6CDD" w:rsidP="008B7C02">
            <w:pPr>
              <w:spacing w:before="500" w:after="500"/>
              <w:jc w:val="center"/>
              <w:rPr>
                <w:b/>
                <w:bCs/>
                <w:color w:val="0B3C66"/>
                <w:sz w:val="19"/>
                <w:szCs w:val="19"/>
              </w:rPr>
            </w:pPr>
            <w:r w:rsidRPr="006363E1">
              <w:rPr>
                <w:b/>
                <w:bCs/>
                <w:color w:val="0B3C66"/>
                <w:sz w:val="19"/>
                <w:szCs w:val="19"/>
              </w:rPr>
              <w:t>Insert design layout</w:t>
            </w:r>
          </w:p>
        </w:tc>
      </w:tr>
    </w:tbl>
    <w:p w14:paraId="7358917B" w14:textId="77777777" w:rsidR="004E6CDD" w:rsidRPr="006363E1" w:rsidRDefault="004E6CDD" w:rsidP="004E6CDD">
      <w:pPr>
        <w:ind w:left="720"/>
        <w:rPr>
          <w:b/>
          <w:bCs/>
          <w:color w:val="0B3C66"/>
          <w:sz w:val="19"/>
          <w:szCs w:val="19"/>
        </w:rPr>
      </w:pPr>
      <w:r w:rsidRPr="006363E1">
        <w:rPr>
          <w:b/>
          <w:bCs/>
          <w:color w:val="0B3C66"/>
          <w:sz w:val="19"/>
          <w:szCs w:val="19"/>
        </w:rPr>
        <w:t xml:space="preserve"> </w:t>
      </w:r>
    </w:p>
    <w:p w14:paraId="27D21778" w14:textId="77777777" w:rsidR="004E6CDD" w:rsidRDefault="004E6CDD" w:rsidP="004E6CDD">
      <w:pPr>
        <w:ind w:left="720"/>
        <w:rPr>
          <w:b/>
          <w:bCs/>
        </w:rPr>
      </w:pPr>
      <w:r w:rsidRPr="006363E1">
        <w:rPr>
          <w:b/>
          <w:bCs/>
          <w:color w:val="0B3C66"/>
          <w:sz w:val="19"/>
          <w:szCs w:val="19"/>
        </w:rPr>
        <w:t>ISO View of Plant</w:t>
      </w:r>
      <w:r w:rsidRPr="00F364C8">
        <w:rPr>
          <w:b/>
          <w:bCs/>
        </w:rPr>
        <w:t xml:space="preserve"> </w:t>
      </w:r>
    </w:p>
    <w:p w14:paraId="41DB0CC4" w14:textId="77777777" w:rsidR="004E6CDD" w:rsidRDefault="004E6CDD" w:rsidP="004E6CDD">
      <w:pPr>
        <w:ind w:left="720"/>
        <w:rPr>
          <w:b/>
          <w:bCs/>
        </w:rPr>
      </w:pPr>
    </w:p>
    <w:tbl>
      <w:tblPr>
        <w:tblW w:w="50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tblGrid>
      <w:tr w:rsidR="004E6CDD" w:rsidRPr="006363E1" w14:paraId="2093A313" w14:textId="77777777" w:rsidTr="008B7C02">
        <w:tc>
          <w:tcPr>
            <w:tcW w:w="504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0B85A18F" w14:textId="77777777" w:rsidR="004E6CDD" w:rsidRPr="006363E1" w:rsidRDefault="004E6CDD" w:rsidP="008B7C02">
            <w:pPr>
              <w:jc w:val="center"/>
              <w:rPr>
                <w:b/>
                <w:bCs/>
                <w:color w:val="0B3C66"/>
                <w:sz w:val="19"/>
                <w:szCs w:val="19"/>
              </w:rPr>
            </w:pPr>
            <w:r w:rsidRPr="00EC7C4D">
              <w:rPr>
                <w:b/>
                <w:bCs/>
                <w:color w:val="0B3C66"/>
                <w:sz w:val="19"/>
                <w:szCs w:val="19"/>
              </w:rPr>
              <w:t>ISO View of Plant</w:t>
            </w:r>
          </w:p>
        </w:tc>
      </w:tr>
      <w:tr w:rsidR="004E6CDD" w:rsidRPr="006363E1" w14:paraId="6F130EAD" w14:textId="77777777" w:rsidTr="008B7C02">
        <w:tc>
          <w:tcPr>
            <w:tcW w:w="504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5AE3C540" w14:textId="77777777" w:rsidR="004E6CDD" w:rsidRPr="006363E1" w:rsidRDefault="004E6CDD" w:rsidP="008B7C02">
            <w:pPr>
              <w:spacing w:before="500" w:after="500"/>
              <w:jc w:val="center"/>
              <w:rPr>
                <w:b/>
                <w:bCs/>
                <w:color w:val="0B3C66"/>
                <w:sz w:val="19"/>
                <w:szCs w:val="19"/>
              </w:rPr>
            </w:pPr>
            <w:r w:rsidRPr="006363E1">
              <w:rPr>
                <w:b/>
                <w:bCs/>
                <w:color w:val="0B3C66"/>
                <w:sz w:val="19"/>
                <w:szCs w:val="19"/>
              </w:rPr>
              <w:t>Insert design layout</w:t>
            </w:r>
          </w:p>
        </w:tc>
      </w:tr>
    </w:tbl>
    <w:p w14:paraId="4926E84D" w14:textId="77777777" w:rsidR="004E6CDD" w:rsidRDefault="004E6CDD" w:rsidP="004E6CDD">
      <w:pPr>
        <w:ind w:left="720"/>
        <w:rPr>
          <w:b/>
          <w:bCs/>
        </w:rPr>
      </w:pPr>
    </w:p>
    <w:p w14:paraId="74AAA9B6" w14:textId="77777777" w:rsidR="004E6CDD" w:rsidRDefault="004E6CDD" w:rsidP="004E6CDD">
      <w:pPr>
        <w:ind w:left="720"/>
        <w:rPr>
          <w:b/>
          <w:bCs/>
        </w:rPr>
      </w:pPr>
    </w:p>
    <w:p w14:paraId="523D9FDB" w14:textId="77777777" w:rsidR="004E6CDD" w:rsidRDefault="004E6CDD" w:rsidP="004E6CDD">
      <w:pPr>
        <w:ind w:left="720"/>
        <w:rPr>
          <w:b/>
          <w:bCs/>
        </w:rPr>
      </w:pPr>
      <w:r w:rsidRPr="007729A2">
        <w:rPr>
          <w:b/>
          <w:bCs/>
        </w:rPr>
        <w:t xml:space="preserve"> </w:t>
      </w:r>
    </w:p>
    <w:p w14:paraId="212A6E66" w14:textId="77777777" w:rsidR="002744AB" w:rsidRDefault="002744AB" w:rsidP="004E6CDD">
      <w:pPr>
        <w:ind w:left="720"/>
        <w:rPr>
          <w:b/>
          <w:bCs/>
        </w:rPr>
      </w:pPr>
    </w:p>
    <w:p w14:paraId="73DA10B9" w14:textId="77777777" w:rsidR="002744AB" w:rsidRDefault="002744AB" w:rsidP="004E6CDD">
      <w:pPr>
        <w:ind w:left="720"/>
        <w:rPr>
          <w:b/>
          <w:bCs/>
        </w:rPr>
      </w:pPr>
    </w:p>
    <w:p w14:paraId="0FC088F7" w14:textId="77777777" w:rsidR="002744AB" w:rsidRDefault="002744AB" w:rsidP="004E6CDD">
      <w:pPr>
        <w:ind w:left="720"/>
        <w:rPr>
          <w:b/>
          <w:bCs/>
        </w:rPr>
      </w:pPr>
    </w:p>
    <w:p w14:paraId="685313AA" w14:textId="77777777" w:rsidR="002744AB" w:rsidRDefault="002744AB" w:rsidP="004E6CDD">
      <w:pPr>
        <w:ind w:left="720"/>
        <w:rPr>
          <w:b/>
          <w:bCs/>
        </w:rPr>
      </w:pPr>
    </w:p>
    <w:p w14:paraId="562659D7" w14:textId="77777777" w:rsidR="002744AB" w:rsidRDefault="002744AB" w:rsidP="004E6CDD">
      <w:pPr>
        <w:ind w:left="720"/>
        <w:rPr>
          <w:b/>
          <w:bCs/>
        </w:rPr>
      </w:pPr>
    </w:p>
    <w:p w14:paraId="18517B54" w14:textId="77777777" w:rsidR="002744AB" w:rsidRDefault="002744AB" w:rsidP="004E6CDD">
      <w:pPr>
        <w:ind w:left="720"/>
        <w:rPr>
          <w:b/>
          <w:bCs/>
        </w:rPr>
      </w:pPr>
    </w:p>
    <w:p w14:paraId="08F5006A" w14:textId="77777777" w:rsidR="002744AB" w:rsidRDefault="002744AB" w:rsidP="004E6CDD">
      <w:pPr>
        <w:ind w:left="720"/>
        <w:rPr>
          <w:b/>
          <w:bCs/>
        </w:rPr>
      </w:pPr>
    </w:p>
    <w:p w14:paraId="3A1D8D25" w14:textId="77777777" w:rsidR="002744AB" w:rsidRDefault="002744AB" w:rsidP="004E6CDD">
      <w:pPr>
        <w:ind w:left="720"/>
        <w:rPr>
          <w:b/>
          <w:bCs/>
        </w:rPr>
      </w:pPr>
    </w:p>
    <w:p w14:paraId="1ABC857B" w14:textId="77777777" w:rsidR="002744AB" w:rsidRDefault="002744AB" w:rsidP="004E6CDD">
      <w:pPr>
        <w:ind w:left="720"/>
        <w:rPr>
          <w:b/>
          <w:bCs/>
        </w:rPr>
      </w:pPr>
    </w:p>
    <w:p w14:paraId="4D598CA2" w14:textId="77777777" w:rsidR="002744AB" w:rsidRDefault="002744AB" w:rsidP="004E6CDD">
      <w:pPr>
        <w:ind w:left="720"/>
        <w:rPr>
          <w:b/>
          <w:bCs/>
        </w:rPr>
      </w:pPr>
    </w:p>
    <w:p w14:paraId="7F751198" w14:textId="77777777" w:rsidR="002744AB" w:rsidRDefault="002744AB" w:rsidP="004E6CDD">
      <w:pPr>
        <w:ind w:left="720"/>
        <w:rPr>
          <w:b/>
          <w:bCs/>
        </w:rPr>
      </w:pPr>
    </w:p>
    <w:p w14:paraId="4930DFE4" w14:textId="77777777" w:rsidR="002744AB" w:rsidRDefault="002744AB" w:rsidP="004E6CDD">
      <w:pPr>
        <w:ind w:left="720"/>
        <w:rPr>
          <w:b/>
          <w:bCs/>
        </w:rPr>
      </w:pPr>
    </w:p>
    <w:p w14:paraId="730A086A" w14:textId="77777777" w:rsidR="004E6CDD" w:rsidRDefault="004E6CDD" w:rsidP="004E6CDD">
      <w:pPr>
        <w:rPr>
          <w:b/>
          <w:bCs/>
          <w:color w:val="0B3C66"/>
          <w:sz w:val="24"/>
          <w:szCs w:val="24"/>
        </w:rPr>
      </w:pPr>
      <w:r>
        <w:rPr>
          <w:b/>
          <w:bCs/>
          <w:color w:val="0B3C66"/>
          <w:sz w:val="24"/>
          <w:szCs w:val="24"/>
        </w:rPr>
        <w:br w:type="page"/>
      </w:r>
    </w:p>
    <w:p w14:paraId="62F1BB7F" w14:textId="77777777" w:rsidR="009554B6" w:rsidRPr="00A76399" w:rsidRDefault="00E04798" w:rsidP="00A76399">
      <w:pPr>
        <w:pStyle w:val="Strong1"/>
      </w:pPr>
      <w:bookmarkStart w:id="11" w:name="_Toc232003438"/>
      <w:bookmarkStart w:id="12" w:name="_Toc236831875"/>
      <w:r w:rsidRPr="00A76399">
        <w:lastRenderedPageBreak/>
        <w:t>2.3 Estimated Generation</w:t>
      </w:r>
      <w:bookmarkEnd w:id="11"/>
      <w:bookmarkEnd w:id="12"/>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C65FD1" w:rsidRPr="00F364C8" w14:paraId="29C2C825"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6EB2F40A" w14:textId="77777777" w:rsidR="00C65FD1" w:rsidRPr="00F364C8" w:rsidRDefault="00F364A4">
            <w:pPr>
              <w:rPr>
                <w:b/>
                <w:bCs/>
              </w:rPr>
            </w:pPr>
            <w:r w:rsidRPr="00F364C8">
              <w:rPr>
                <w:b/>
                <w:bCs/>
                <w:color w:val="0B3C66"/>
                <w:sz w:val="19"/>
                <w:szCs w:val="19"/>
              </w:rPr>
              <w:t>Type of System</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62491BF7" w14:textId="06CCF712" w:rsidR="00C65FD1" w:rsidRPr="00F364C8" w:rsidRDefault="00C65FD1">
            <w:pPr>
              <w:rPr>
                <w:b/>
                <w:bCs/>
              </w:rPr>
            </w:pPr>
          </w:p>
        </w:tc>
      </w:tr>
      <w:tr w:rsidR="00C65FD1" w:rsidRPr="00F364C8" w14:paraId="0FD5F513"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3084FF1F" w14:textId="77777777" w:rsidR="00C65FD1" w:rsidRPr="00F364C8" w:rsidRDefault="00F364A4">
            <w:pPr>
              <w:rPr>
                <w:b/>
                <w:bCs/>
              </w:rPr>
            </w:pPr>
            <w:r w:rsidRPr="00F364C8">
              <w:rPr>
                <w:b/>
                <w:bCs/>
                <w:color w:val="0B3C66"/>
                <w:sz w:val="19"/>
                <w:szCs w:val="19"/>
              </w:rPr>
              <w:t>Estimated Generation (kWh/year)*</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93C0D44" w14:textId="002F1C86" w:rsidR="00C65FD1" w:rsidRPr="00F364C8" w:rsidRDefault="00C65FD1">
            <w:pPr>
              <w:rPr>
                <w:b/>
                <w:bCs/>
              </w:rPr>
            </w:pPr>
          </w:p>
        </w:tc>
      </w:tr>
      <w:tr w:rsidR="00C65FD1" w:rsidRPr="00F364C8" w14:paraId="59BABB58"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1E2787B0" w14:textId="77777777" w:rsidR="00C65FD1" w:rsidRPr="00F364C8" w:rsidRDefault="00F364A4">
            <w:pPr>
              <w:rPr>
                <w:b/>
                <w:bCs/>
              </w:rPr>
            </w:pPr>
            <w:r w:rsidRPr="00F364C8">
              <w:rPr>
                <w:b/>
                <w:bCs/>
                <w:color w:val="0B3C66"/>
                <w:sz w:val="19"/>
                <w:szCs w:val="19"/>
              </w:rPr>
              <w:t>Degradation</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6D8D1DBD" w14:textId="77777777" w:rsidR="00C65FD1" w:rsidRPr="00F364C8" w:rsidRDefault="00C65FD1">
            <w:pPr>
              <w:rPr>
                <w:b/>
                <w:bCs/>
              </w:rPr>
            </w:pPr>
            <w:r>
              <w:t>2.5% Yr-1, 0.7% p.a. thereafter</w:t>
            </w:r>
          </w:p>
        </w:tc>
      </w:tr>
      <w:tr w:rsidR="00C65FD1" w:rsidRPr="00F364C8" w14:paraId="7CA5A0CE"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6BB1F728" w14:textId="77777777" w:rsidR="00C65FD1" w:rsidRPr="00F364C8" w:rsidRDefault="00F364A4">
            <w:pPr>
              <w:rPr>
                <w:b/>
                <w:bCs/>
              </w:rPr>
            </w:pPr>
            <w:r w:rsidRPr="00F364C8">
              <w:rPr>
                <w:b/>
                <w:bCs/>
                <w:color w:val="0B3C66"/>
                <w:sz w:val="19"/>
                <w:szCs w:val="19"/>
              </w:rPr>
              <w:t>Guaranteed Generation (kWh/year)*</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2563B1B8" w14:textId="2A65EFE3" w:rsidR="00C65FD1" w:rsidRPr="00F364C8" w:rsidRDefault="00C65FD1">
            <w:pPr>
              <w:rPr>
                <w:b/>
                <w:bCs/>
              </w:rPr>
            </w:pPr>
          </w:p>
        </w:tc>
      </w:tr>
      <w:tr w:rsidR="00C65FD1" w:rsidRPr="00F364C8" w14:paraId="36C55084" w14:textId="77777777" w:rsidTr="000321E9">
        <w:tc>
          <w:tcPr>
            <w:tcW w:w="3400"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7916EB2E" w14:textId="77777777" w:rsidR="00C65FD1" w:rsidRPr="00F364C8" w:rsidRDefault="00F364A4">
            <w:pPr>
              <w:rPr>
                <w:b/>
                <w:bCs/>
              </w:rPr>
            </w:pPr>
            <w:r w:rsidRPr="00F364C8">
              <w:rPr>
                <w:b/>
                <w:bCs/>
                <w:color w:val="0B3C66"/>
                <w:sz w:val="19"/>
                <w:szCs w:val="19"/>
              </w:rPr>
              <w:t>Plant Life (Years)</w:t>
            </w:r>
          </w:p>
        </w:tc>
        <w:tc>
          <w:tcPr>
            <w:tcW w:w="66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F4936B9" w14:textId="23B09B94" w:rsidR="00C65FD1" w:rsidRPr="00F364C8" w:rsidRDefault="00C65FD1">
            <w:pPr>
              <w:rPr>
                <w:b/>
                <w:bCs/>
              </w:rPr>
            </w:pPr>
          </w:p>
        </w:tc>
      </w:tr>
    </w:tbl>
    <w:p w14:paraId="4AAEB4CA" w14:textId="77777777" w:rsidR="00C65FD1" w:rsidRPr="00F364C8" w:rsidRDefault="00F364A4" w:rsidP="000321E9">
      <w:pPr>
        <w:spacing w:before="80"/>
        <w:ind w:left="720"/>
        <w:jc w:val="center"/>
        <w:rPr>
          <w:b/>
          <w:bCs/>
        </w:rPr>
      </w:pPr>
      <w:r w:rsidRPr="00F364C8">
        <w:rPr>
          <w:b/>
          <w:bCs/>
          <w:i/>
          <w:iCs/>
          <w:color w:val="5A6B78"/>
          <w:sz w:val="16"/>
          <w:szCs w:val="16"/>
        </w:rPr>
        <w:t xml:space="preserve">*Subject to </w:t>
      </w:r>
      <w:r w:rsidRPr="00251D36">
        <w:rPr>
          <w:b/>
          <w:bCs/>
          <w:i/>
          <w:iCs/>
          <w:color w:val="5A6B78"/>
          <w:sz w:val="16"/>
          <w:szCs w:val="16"/>
          <w:highlight w:val="yellow"/>
        </w:rPr>
        <w:t>1,850</w:t>
      </w:r>
      <w:r w:rsidRPr="00F364C8">
        <w:rPr>
          <w:b/>
          <w:bCs/>
          <w:i/>
          <w:iCs/>
          <w:color w:val="5A6B78"/>
          <w:sz w:val="16"/>
          <w:szCs w:val="16"/>
        </w:rPr>
        <w:t xml:space="preserve"> kWh/m²/yr irradiation, 75% PR, 100% grid availability and shadow-free conditions.</w:t>
      </w:r>
    </w:p>
    <w:p w14:paraId="2B5A853F" w14:textId="77777777" w:rsidR="00A76399" w:rsidRDefault="00F364A4" w:rsidP="00A76399">
      <w:r w:rsidRPr="00F364C8">
        <w:t xml:space="preserve"> </w:t>
      </w:r>
      <w:bookmarkStart w:id="13" w:name="_Toc232003439"/>
    </w:p>
    <w:bookmarkEnd w:id="13"/>
    <w:p w14:paraId="4AB68FE3" w14:textId="77777777" w:rsidR="009D2CB7" w:rsidRPr="0090257D" w:rsidRDefault="009D2CB7" w:rsidP="009D2CB7">
      <w:pPr>
        <w:pStyle w:val="Strong1"/>
        <w:spacing w:before="0"/>
      </w:pPr>
      <w:r w:rsidRPr="0090257D">
        <w:t xml:space="preserve">  </w:t>
      </w:r>
      <w:bookmarkStart w:id="14" w:name="_Toc233388188"/>
      <w:bookmarkStart w:id="15" w:name="_Toc236831876"/>
      <w:r w:rsidRPr="0090257D">
        <w:t>2.4 Bill of Material</w:t>
      </w:r>
      <w:bookmarkEnd w:id="14"/>
      <w:bookmarkEnd w:id="15"/>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2100"/>
        <w:gridCol w:w="2600"/>
        <w:gridCol w:w="2600"/>
        <w:gridCol w:w="2100"/>
      </w:tblGrid>
      <w:tr w:rsidR="009D2CB7" w:rsidRPr="00F364C8" w14:paraId="7F05A4DF" w14:textId="77777777" w:rsidTr="008B7C02">
        <w:trPr>
          <w:tblHeader/>
        </w:trPr>
        <w:tc>
          <w:tcPr>
            <w:tcW w:w="68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58BAD4AD" w14:textId="77777777" w:rsidR="009D2CB7" w:rsidRPr="00F364C8" w:rsidRDefault="009D2CB7" w:rsidP="008B7C02">
            <w:pPr>
              <w:rPr>
                <w:b/>
                <w:bCs/>
              </w:rPr>
            </w:pPr>
            <w:r w:rsidRPr="00F364C8">
              <w:rPr>
                <w:b/>
                <w:bCs/>
                <w:color w:val="FFFFFF"/>
                <w:sz w:val="17"/>
                <w:szCs w:val="17"/>
              </w:rPr>
              <w:t>Sr.</w:t>
            </w:r>
          </w:p>
        </w:tc>
        <w:tc>
          <w:tcPr>
            <w:tcW w:w="21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127DC931" w14:textId="77777777" w:rsidR="009D2CB7" w:rsidRPr="00F364C8" w:rsidRDefault="009D2CB7" w:rsidP="008B7C02">
            <w:pPr>
              <w:rPr>
                <w:b/>
                <w:bCs/>
              </w:rPr>
            </w:pPr>
            <w:r w:rsidRPr="00F364C8">
              <w:rPr>
                <w:b/>
                <w:bCs/>
                <w:color w:val="FFFFFF"/>
                <w:sz w:val="17"/>
                <w:szCs w:val="17"/>
              </w:rPr>
              <w:t>Equipment</w:t>
            </w:r>
          </w:p>
        </w:tc>
        <w:tc>
          <w:tcPr>
            <w:tcW w:w="26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7E9C1631" w14:textId="77777777" w:rsidR="009D2CB7" w:rsidRPr="00F364C8" w:rsidRDefault="009D2CB7" w:rsidP="008B7C02">
            <w:pPr>
              <w:rPr>
                <w:b/>
                <w:bCs/>
              </w:rPr>
            </w:pPr>
            <w:r w:rsidRPr="00F364C8">
              <w:rPr>
                <w:b/>
                <w:bCs/>
                <w:color w:val="FFFFFF"/>
                <w:sz w:val="17"/>
                <w:szCs w:val="17"/>
              </w:rPr>
              <w:t>Description</w:t>
            </w:r>
          </w:p>
        </w:tc>
        <w:tc>
          <w:tcPr>
            <w:tcW w:w="26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450C5B40" w14:textId="77777777" w:rsidR="009D2CB7" w:rsidRPr="00F364C8" w:rsidRDefault="009D2CB7" w:rsidP="008B7C02">
            <w:pPr>
              <w:rPr>
                <w:b/>
                <w:bCs/>
              </w:rPr>
            </w:pPr>
            <w:r w:rsidRPr="00F364C8">
              <w:rPr>
                <w:b/>
                <w:bCs/>
                <w:color w:val="FFFFFF"/>
                <w:sz w:val="17"/>
                <w:szCs w:val="17"/>
              </w:rPr>
              <w:t>Specifications</w:t>
            </w:r>
          </w:p>
        </w:tc>
        <w:tc>
          <w:tcPr>
            <w:tcW w:w="210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06156D10" w14:textId="77777777" w:rsidR="009D2CB7" w:rsidRPr="00F364C8" w:rsidRDefault="009D2CB7" w:rsidP="008B7C02">
            <w:pPr>
              <w:rPr>
                <w:b/>
                <w:bCs/>
              </w:rPr>
            </w:pPr>
            <w:r w:rsidRPr="00F364C8">
              <w:rPr>
                <w:b/>
                <w:bCs/>
                <w:color w:val="FFFFFF"/>
                <w:sz w:val="17"/>
                <w:szCs w:val="17"/>
              </w:rPr>
              <w:t>Qty (max)</w:t>
            </w:r>
          </w:p>
        </w:tc>
      </w:tr>
      <w:tr w:rsidR="009D2CB7" w:rsidRPr="00F364C8" w14:paraId="43CE0D32" w14:textId="77777777" w:rsidTr="008B7C02">
        <w:tc>
          <w:tcPr>
            <w:tcW w:w="680" w:type="dxa"/>
            <w:vMerge w:val="restart"/>
            <w:tcBorders>
              <w:top w:val="single" w:sz="4" w:space="0" w:color="C9D6E0"/>
              <w:left w:val="single" w:sz="4" w:space="0" w:color="C9D6E0"/>
              <w:right w:val="single" w:sz="4" w:space="0" w:color="C9D6E0"/>
            </w:tcBorders>
            <w:tcMar>
              <w:top w:w="70" w:type="dxa"/>
              <w:left w:w="120" w:type="dxa"/>
              <w:bottom w:w="70" w:type="dxa"/>
              <w:right w:w="120" w:type="dxa"/>
            </w:tcMar>
            <w:vAlign w:val="center"/>
          </w:tcPr>
          <w:p w14:paraId="169309B5" w14:textId="77777777" w:rsidR="009D2CB7" w:rsidRPr="00F364C8" w:rsidRDefault="009D2CB7" w:rsidP="008B7C02">
            <w:pPr>
              <w:rPr>
                <w:b/>
                <w:bCs/>
              </w:rPr>
            </w:pPr>
            <w:r w:rsidRPr="00F364C8">
              <w:rPr>
                <w:b/>
                <w:bCs/>
                <w:sz w:val="17"/>
                <w:szCs w:val="17"/>
              </w:rPr>
              <w:t>1</w:t>
            </w:r>
          </w:p>
        </w:tc>
        <w:tc>
          <w:tcPr>
            <w:tcW w:w="2100" w:type="dxa"/>
            <w:vMerge w:val="restart"/>
            <w:tcBorders>
              <w:top w:val="single" w:sz="4" w:space="0" w:color="C9D6E0"/>
              <w:left w:val="single" w:sz="4" w:space="0" w:color="C9D6E0"/>
              <w:right w:val="single" w:sz="4" w:space="0" w:color="C9D6E0"/>
            </w:tcBorders>
            <w:tcMar>
              <w:top w:w="70" w:type="dxa"/>
              <w:left w:w="120" w:type="dxa"/>
              <w:bottom w:w="70" w:type="dxa"/>
              <w:right w:w="120" w:type="dxa"/>
            </w:tcMar>
            <w:vAlign w:val="center"/>
          </w:tcPr>
          <w:p w14:paraId="21E820A0" w14:textId="77777777" w:rsidR="009D2CB7" w:rsidRPr="00F364C8" w:rsidRDefault="009D2CB7" w:rsidP="008B7C02">
            <w:pPr>
              <w:rPr>
                <w:b/>
                <w:bCs/>
              </w:rPr>
            </w:pPr>
            <w:r w:rsidRPr="00F364C8">
              <w:rPr>
                <w:b/>
                <w:bCs/>
                <w:sz w:val="17"/>
                <w:szCs w:val="17"/>
              </w:rPr>
              <w:t>Solar PV Module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138529F" w14:textId="77777777" w:rsidR="009D2CB7" w:rsidRPr="00F364C8" w:rsidRDefault="009D2CB7" w:rsidP="008B7C02">
            <w:pPr>
              <w:rPr>
                <w:b/>
                <w:bCs/>
              </w:rPr>
            </w:pPr>
            <w:r w:rsidRPr="00F364C8">
              <w:rPr>
                <w:b/>
                <w:bCs/>
                <w:sz w:val="17"/>
                <w:szCs w:val="17"/>
              </w:rPr>
              <w:t>Type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8C675F4" w14:textId="494D42E6" w:rsidR="009D2CB7" w:rsidRPr="00F364C8" w:rsidRDefault="009D2CB7" w:rsidP="008B7C02">
            <w:pPr>
              <w:rPr>
                <w:b/>
                <w:bCs/>
              </w:rPr>
            </w:pPr>
          </w:p>
        </w:tc>
        <w:tc>
          <w:tcPr>
            <w:tcW w:w="2100" w:type="dxa"/>
            <w:vMerge w:val="restart"/>
            <w:tcBorders>
              <w:top w:val="single" w:sz="4" w:space="0" w:color="C9D6E0"/>
              <w:left w:val="single" w:sz="4" w:space="0" w:color="C9D6E0"/>
              <w:right w:val="single" w:sz="4" w:space="0" w:color="C9D6E0"/>
            </w:tcBorders>
            <w:tcMar>
              <w:top w:w="70" w:type="dxa"/>
              <w:left w:w="120" w:type="dxa"/>
              <w:bottom w:w="70" w:type="dxa"/>
              <w:right w:w="120" w:type="dxa"/>
            </w:tcMar>
            <w:vAlign w:val="center"/>
          </w:tcPr>
          <w:p w14:paraId="00A7E377" w14:textId="77777777" w:rsidR="009D2CB7" w:rsidRPr="00F364C8" w:rsidRDefault="009D2CB7" w:rsidP="008B7C02">
            <w:pPr>
              <w:rPr>
                <w:b/>
                <w:bCs/>
              </w:rPr>
            </w:pPr>
            <w:r w:rsidRPr="00F364C8">
              <w:rPr>
                <w:b/>
                <w:bCs/>
                <w:sz w:val="17"/>
                <w:szCs w:val="17"/>
              </w:rPr>
              <w:t>xx kWp</w:t>
            </w:r>
          </w:p>
        </w:tc>
      </w:tr>
      <w:tr w:rsidR="009D2CB7" w:rsidRPr="00F364C8" w14:paraId="43E75C7A" w14:textId="77777777" w:rsidTr="008B7C02">
        <w:tc>
          <w:tcPr>
            <w:tcW w:w="680" w:type="dxa"/>
            <w:vMerge/>
            <w:tcBorders>
              <w:left w:val="single" w:sz="4" w:space="0" w:color="C9D6E0"/>
              <w:right w:val="single" w:sz="4" w:space="0" w:color="C9D6E0"/>
            </w:tcBorders>
            <w:shd w:val="clear" w:color="auto" w:fill="F4F9FC"/>
            <w:tcMar>
              <w:top w:w="70" w:type="dxa"/>
              <w:left w:w="120" w:type="dxa"/>
              <w:bottom w:w="70" w:type="dxa"/>
              <w:right w:w="120" w:type="dxa"/>
            </w:tcMar>
            <w:vAlign w:val="center"/>
          </w:tcPr>
          <w:p w14:paraId="52DCFD26" w14:textId="77777777" w:rsidR="009D2CB7" w:rsidRPr="00F364C8" w:rsidRDefault="009D2CB7" w:rsidP="008B7C02">
            <w:pPr>
              <w:rPr>
                <w:b/>
                <w:bCs/>
              </w:rPr>
            </w:pPr>
          </w:p>
        </w:tc>
        <w:tc>
          <w:tcPr>
            <w:tcW w:w="2100" w:type="dxa"/>
            <w:vMerge/>
            <w:tcBorders>
              <w:left w:val="single" w:sz="4" w:space="0" w:color="C9D6E0"/>
              <w:right w:val="single" w:sz="4" w:space="0" w:color="C9D6E0"/>
            </w:tcBorders>
            <w:shd w:val="clear" w:color="auto" w:fill="F4F9FC"/>
            <w:tcMar>
              <w:top w:w="70" w:type="dxa"/>
              <w:left w:w="120" w:type="dxa"/>
              <w:bottom w:w="70" w:type="dxa"/>
              <w:right w:w="120" w:type="dxa"/>
            </w:tcMar>
            <w:vAlign w:val="center"/>
          </w:tcPr>
          <w:p w14:paraId="02E872C6" w14:textId="77777777" w:rsidR="009D2CB7" w:rsidRPr="00F364C8" w:rsidRDefault="009D2CB7" w:rsidP="008B7C02">
            <w:pPr>
              <w:rPr>
                <w:b/>
                <w:bCs/>
              </w:rPr>
            </w:pP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A87D2D9" w14:textId="77777777" w:rsidR="009D2CB7" w:rsidRPr="00F364C8" w:rsidRDefault="009D2CB7" w:rsidP="008B7C02">
            <w:pPr>
              <w:rPr>
                <w:b/>
                <w:bCs/>
              </w:rPr>
            </w:pPr>
            <w:r w:rsidRPr="00F364C8">
              <w:rPr>
                <w:b/>
                <w:bCs/>
                <w:sz w:val="17"/>
                <w:szCs w:val="17"/>
              </w:rPr>
              <w:t>Make / Model</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7B09C29" w14:textId="340C4BFF" w:rsidR="009D2CB7" w:rsidRPr="00F364C8" w:rsidRDefault="009D2CB7" w:rsidP="008B7C02">
            <w:pPr>
              <w:rPr>
                <w:b/>
                <w:bCs/>
              </w:rPr>
            </w:pPr>
          </w:p>
        </w:tc>
        <w:tc>
          <w:tcPr>
            <w:tcW w:w="2100" w:type="dxa"/>
            <w:vMerge/>
            <w:tcBorders>
              <w:left w:val="single" w:sz="4" w:space="0" w:color="C9D6E0"/>
              <w:right w:val="single" w:sz="4" w:space="0" w:color="C9D6E0"/>
            </w:tcBorders>
            <w:shd w:val="clear" w:color="auto" w:fill="F4F9FC"/>
            <w:tcMar>
              <w:top w:w="70" w:type="dxa"/>
              <w:left w:w="120" w:type="dxa"/>
              <w:bottom w:w="70" w:type="dxa"/>
              <w:right w:w="120" w:type="dxa"/>
            </w:tcMar>
            <w:vAlign w:val="center"/>
          </w:tcPr>
          <w:p w14:paraId="0D63ACC3" w14:textId="77777777" w:rsidR="009D2CB7" w:rsidRPr="00F364C8" w:rsidRDefault="009D2CB7" w:rsidP="008B7C02">
            <w:pPr>
              <w:rPr>
                <w:b/>
                <w:bCs/>
              </w:rPr>
            </w:pPr>
          </w:p>
        </w:tc>
      </w:tr>
      <w:tr w:rsidR="009D2CB7" w:rsidRPr="00F364C8" w14:paraId="19746FC1" w14:textId="77777777" w:rsidTr="008B7C02">
        <w:tc>
          <w:tcPr>
            <w:tcW w:w="680" w:type="dxa"/>
            <w:vMerge/>
            <w:tcBorders>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DD39189" w14:textId="77777777" w:rsidR="009D2CB7" w:rsidRPr="00F364C8" w:rsidRDefault="009D2CB7" w:rsidP="008B7C02">
            <w:pPr>
              <w:rPr>
                <w:b/>
                <w:bCs/>
              </w:rPr>
            </w:pPr>
          </w:p>
        </w:tc>
        <w:tc>
          <w:tcPr>
            <w:tcW w:w="2100" w:type="dxa"/>
            <w:vMerge/>
            <w:tcBorders>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882E6BF" w14:textId="77777777" w:rsidR="009D2CB7" w:rsidRPr="00F364C8" w:rsidRDefault="009D2CB7" w:rsidP="008B7C02">
            <w:pPr>
              <w:rPr>
                <w:b/>
                <w:bCs/>
              </w:rPr>
            </w:pP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0DB0D25" w14:textId="77777777" w:rsidR="009D2CB7" w:rsidRPr="00F364C8" w:rsidRDefault="009D2CB7" w:rsidP="008B7C02">
            <w:pPr>
              <w:rPr>
                <w:b/>
                <w:bCs/>
              </w:rPr>
            </w:pPr>
            <w:r w:rsidRPr="00F364C8">
              <w:rPr>
                <w:b/>
                <w:bCs/>
                <w:sz w:val="17"/>
                <w:szCs w:val="17"/>
              </w:rPr>
              <w:t>Efficiency</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E942386" w14:textId="56CC3254" w:rsidR="009D2CB7" w:rsidRPr="00F364C8" w:rsidRDefault="009D2CB7" w:rsidP="008B7C02">
            <w:pPr>
              <w:rPr>
                <w:b/>
                <w:bCs/>
              </w:rPr>
            </w:pPr>
          </w:p>
        </w:tc>
        <w:tc>
          <w:tcPr>
            <w:tcW w:w="2100" w:type="dxa"/>
            <w:vMerge/>
            <w:tcBorders>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423B8C6" w14:textId="77777777" w:rsidR="009D2CB7" w:rsidRPr="00F364C8" w:rsidRDefault="009D2CB7" w:rsidP="008B7C02">
            <w:pPr>
              <w:rPr>
                <w:b/>
                <w:bCs/>
              </w:rPr>
            </w:pPr>
          </w:p>
        </w:tc>
      </w:tr>
      <w:tr w:rsidR="009D2CB7" w:rsidRPr="00F364C8" w14:paraId="01DA125B" w14:textId="77777777" w:rsidTr="008B7C02">
        <w:tc>
          <w:tcPr>
            <w:tcW w:w="680" w:type="dxa"/>
            <w:vMerge w:val="restart"/>
            <w:tcBorders>
              <w:top w:val="single" w:sz="4" w:space="0" w:color="C9D6E0"/>
              <w:left w:val="single" w:sz="4" w:space="0" w:color="C9D6E0"/>
              <w:right w:val="single" w:sz="4" w:space="0" w:color="C9D6E0"/>
            </w:tcBorders>
            <w:shd w:val="clear" w:color="auto" w:fill="F4F9FC"/>
            <w:tcMar>
              <w:top w:w="70" w:type="dxa"/>
              <w:left w:w="120" w:type="dxa"/>
              <w:bottom w:w="70" w:type="dxa"/>
              <w:right w:w="120" w:type="dxa"/>
            </w:tcMar>
            <w:vAlign w:val="center"/>
          </w:tcPr>
          <w:p w14:paraId="22F00147" w14:textId="77777777" w:rsidR="009D2CB7" w:rsidRPr="00F364C8" w:rsidRDefault="009D2CB7" w:rsidP="008B7C02">
            <w:pPr>
              <w:rPr>
                <w:b/>
                <w:bCs/>
              </w:rPr>
            </w:pPr>
            <w:r w:rsidRPr="00F364C8">
              <w:rPr>
                <w:b/>
                <w:bCs/>
                <w:sz w:val="17"/>
                <w:szCs w:val="17"/>
              </w:rPr>
              <w:t>2</w:t>
            </w:r>
          </w:p>
        </w:tc>
        <w:tc>
          <w:tcPr>
            <w:tcW w:w="2100" w:type="dxa"/>
            <w:vMerge w:val="restart"/>
            <w:tcBorders>
              <w:top w:val="single" w:sz="4" w:space="0" w:color="C9D6E0"/>
              <w:left w:val="single" w:sz="4" w:space="0" w:color="C9D6E0"/>
              <w:right w:val="single" w:sz="4" w:space="0" w:color="C9D6E0"/>
            </w:tcBorders>
            <w:shd w:val="clear" w:color="auto" w:fill="F4F9FC"/>
            <w:tcMar>
              <w:top w:w="70" w:type="dxa"/>
              <w:left w:w="120" w:type="dxa"/>
              <w:bottom w:w="70" w:type="dxa"/>
              <w:right w:w="120" w:type="dxa"/>
            </w:tcMar>
            <w:vAlign w:val="center"/>
          </w:tcPr>
          <w:p w14:paraId="6C6DC32D" w14:textId="77777777" w:rsidR="009D2CB7" w:rsidRPr="00F364C8" w:rsidRDefault="009D2CB7" w:rsidP="008B7C02">
            <w:pPr>
              <w:rPr>
                <w:b/>
                <w:bCs/>
              </w:rPr>
            </w:pPr>
            <w:r w:rsidRPr="00F364C8">
              <w:rPr>
                <w:b/>
                <w:bCs/>
                <w:sz w:val="17"/>
                <w:szCs w:val="17"/>
              </w:rPr>
              <w:t>Inverter</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9E59301" w14:textId="77777777" w:rsidR="009D2CB7" w:rsidRPr="00F364C8" w:rsidRDefault="009D2CB7" w:rsidP="008B7C02">
            <w:pPr>
              <w:rPr>
                <w:b/>
                <w:bCs/>
              </w:rPr>
            </w:pPr>
            <w:r w:rsidRPr="00F364C8">
              <w:rPr>
                <w:b/>
                <w:bCs/>
                <w:sz w:val="17"/>
                <w:szCs w:val="17"/>
              </w:rPr>
              <w:t>Type</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745585F" w14:textId="72B39F4C" w:rsidR="009D2CB7" w:rsidRPr="00F364C8" w:rsidRDefault="009D2CB7" w:rsidP="008B7C02">
            <w:pPr>
              <w:rPr>
                <w:b/>
                <w:bCs/>
              </w:rPr>
            </w:pPr>
          </w:p>
        </w:tc>
        <w:tc>
          <w:tcPr>
            <w:tcW w:w="2100" w:type="dxa"/>
            <w:vMerge w:val="restart"/>
            <w:tcBorders>
              <w:top w:val="single" w:sz="4" w:space="0" w:color="C9D6E0"/>
              <w:left w:val="single" w:sz="4" w:space="0" w:color="C9D6E0"/>
              <w:right w:val="single" w:sz="4" w:space="0" w:color="C9D6E0"/>
            </w:tcBorders>
            <w:shd w:val="clear" w:color="auto" w:fill="F4F9FC"/>
            <w:tcMar>
              <w:top w:w="70" w:type="dxa"/>
              <w:left w:w="120" w:type="dxa"/>
              <w:bottom w:w="70" w:type="dxa"/>
              <w:right w:w="120" w:type="dxa"/>
            </w:tcMar>
            <w:vAlign w:val="center"/>
          </w:tcPr>
          <w:p w14:paraId="0A5BE12C" w14:textId="77777777" w:rsidR="009D2CB7" w:rsidRPr="00F364C8" w:rsidRDefault="009D2CB7" w:rsidP="008B7C02">
            <w:pPr>
              <w:rPr>
                <w:b/>
                <w:bCs/>
              </w:rPr>
            </w:pPr>
            <w:r w:rsidRPr="00F364C8">
              <w:rPr>
                <w:b/>
                <w:bCs/>
                <w:sz w:val="17"/>
                <w:szCs w:val="17"/>
              </w:rPr>
              <w:t>xx nos.</w:t>
            </w:r>
          </w:p>
        </w:tc>
      </w:tr>
      <w:tr w:rsidR="009D2CB7" w:rsidRPr="00F364C8" w14:paraId="5982FE68" w14:textId="77777777" w:rsidTr="008B7C02">
        <w:tc>
          <w:tcPr>
            <w:tcW w:w="680" w:type="dxa"/>
            <w:vMerge/>
            <w:tcBorders>
              <w:left w:val="single" w:sz="4" w:space="0" w:color="C9D6E0"/>
              <w:right w:val="single" w:sz="4" w:space="0" w:color="C9D6E0"/>
            </w:tcBorders>
            <w:tcMar>
              <w:top w:w="70" w:type="dxa"/>
              <w:left w:w="120" w:type="dxa"/>
              <w:bottom w:w="70" w:type="dxa"/>
              <w:right w:w="120" w:type="dxa"/>
            </w:tcMar>
            <w:vAlign w:val="center"/>
          </w:tcPr>
          <w:p w14:paraId="25FED778" w14:textId="77777777" w:rsidR="009D2CB7" w:rsidRPr="00F364C8" w:rsidRDefault="009D2CB7" w:rsidP="008B7C02">
            <w:pPr>
              <w:rPr>
                <w:b/>
                <w:bCs/>
              </w:rPr>
            </w:pPr>
          </w:p>
        </w:tc>
        <w:tc>
          <w:tcPr>
            <w:tcW w:w="2100" w:type="dxa"/>
            <w:vMerge/>
            <w:tcBorders>
              <w:left w:val="single" w:sz="4" w:space="0" w:color="C9D6E0"/>
              <w:right w:val="single" w:sz="4" w:space="0" w:color="C9D6E0"/>
            </w:tcBorders>
            <w:tcMar>
              <w:top w:w="70" w:type="dxa"/>
              <w:left w:w="120" w:type="dxa"/>
              <w:bottom w:w="70" w:type="dxa"/>
              <w:right w:w="120" w:type="dxa"/>
            </w:tcMar>
            <w:vAlign w:val="center"/>
          </w:tcPr>
          <w:p w14:paraId="3C9CE918" w14:textId="77777777" w:rsidR="009D2CB7" w:rsidRPr="00F364C8" w:rsidRDefault="009D2CB7" w:rsidP="008B7C02">
            <w:pPr>
              <w:rPr>
                <w:b/>
                <w:bCs/>
              </w:rPr>
            </w:pP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AA707AC" w14:textId="77777777" w:rsidR="009D2CB7" w:rsidRPr="00F364C8" w:rsidRDefault="009D2CB7" w:rsidP="008B7C02">
            <w:pPr>
              <w:rPr>
                <w:b/>
                <w:bCs/>
              </w:rPr>
            </w:pPr>
            <w:r w:rsidRPr="00F364C8">
              <w:rPr>
                <w:b/>
                <w:bCs/>
                <w:sz w:val="17"/>
                <w:szCs w:val="17"/>
              </w:rPr>
              <w:t>Env. Class / Location</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4DE360A" w14:textId="6FF31E31" w:rsidR="009D2CB7" w:rsidRPr="00F364C8" w:rsidRDefault="009D2CB7" w:rsidP="008B7C02">
            <w:pPr>
              <w:rPr>
                <w:b/>
                <w:bCs/>
              </w:rPr>
            </w:pPr>
          </w:p>
        </w:tc>
        <w:tc>
          <w:tcPr>
            <w:tcW w:w="2100" w:type="dxa"/>
            <w:vMerge/>
            <w:tcBorders>
              <w:left w:val="single" w:sz="4" w:space="0" w:color="C9D6E0"/>
              <w:right w:val="single" w:sz="4" w:space="0" w:color="C9D6E0"/>
            </w:tcBorders>
            <w:tcMar>
              <w:top w:w="70" w:type="dxa"/>
              <w:left w:w="120" w:type="dxa"/>
              <w:bottom w:w="70" w:type="dxa"/>
              <w:right w:w="120" w:type="dxa"/>
            </w:tcMar>
            <w:vAlign w:val="center"/>
          </w:tcPr>
          <w:p w14:paraId="7BCBEE54" w14:textId="77777777" w:rsidR="009D2CB7" w:rsidRPr="00F364C8" w:rsidRDefault="009D2CB7" w:rsidP="008B7C02">
            <w:pPr>
              <w:rPr>
                <w:b/>
                <w:bCs/>
              </w:rPr>
            </w:pPr>
          </w:p>
        </w:tc>
      </w:tr>
      <w:tr w:rsidR="009D2CB7" w:rsidRPr="00F364C8" w14:paraId="4B1168B6" w14:textId="77777777" w:rsidTr="008B7C02">
        <w:tc>
          <w:tcPr>
            <w:tcW w:w="680" w:type="dxa"/>
            <w:vMerge/>
            <w:tcBorders>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166B938" w14:textId="77777777" w:rsidR="009D2CB7" w:rsidRPr="00F364C8" w:rsidRDefault="009D2CB7" w:rsidP="008B7C02">
            <w:pPr>
              <w:rPr>
                <w:b/>
                <w:bCs/>
              </w:rPr>
            </w:pPr>
          </w:p>
        </w:tc>
        <w:tc>
          <w:tcPr>
            <w:tcW w:w="2100" w:type="dxa"/>
            <w:vMerge/>
            <w:tcBorders>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CDC603A" w14:textId="77777777" w:rsidR="009D2CB7" w:rsidRPr="00F364C8" w:rsidRDefault="009D2CB7" w:rsidP="008B7C02">
            <w:pPr>
              <w:rPr>
                <w:b/>
                <w:bCs/>
              </w:rPr>
            </w:pP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D646478" w14:textId="77777777" w:rsidR="009D2CB7" w:rsidRPr="00F364C8" w:rsidRDefault="009D2CB7" w:rsidP="008B7C02">
            <w:pPr>
              <w:rPr>
                <w:b/>
                <w:bCs/>
              </w:rPr>
            </w:pPr>
            <w:r w:rsidRPr="00F364C8">
              <w:rPr>
                <w:b/>
                <w:bCs/>
                <w:sz w:val="17"/>
                <w:szCs w:val="17"/>
              </w:rPr>
              <w:t>Make / Model</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F6F0971" w14:textId="5CDA3A1B" w:rsidR="009D2CB7" w:rsidRPr="00F364C8" w:rsidRDefault="009D2CB7" w:rsidP="008B7C02">
            <w:pPr>
              <w:rPr>
                <w:b/>
                <w:bCs/>
              </w:rPr>
            </w:pPr>
          </w:p>
        </w:tc>
        <w:tc>
          <w:tcPr>
            <w:tcW w:w="2100" w:type="dxa"/>
            <w:vMerge/>
            <w:tcBorders>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1C9F038" w14:textId="77777777" w:rsidR="009D2CB7" w:rsidRPr="00F364C8" w:rsidRDefault="009D2CB7" w:rsidP="008B7C02">
            <w:pPr>
              <w:rPr>
                <w:b/>
                <w:bCs/>
              </w:rPr>
            </w:pPr>
          </w:p>
        </w:tc>
      </w:tr>
      <w:tr w:rsidR="009D2CB7" w:rsidRPr="00F364C8" w14:paraId="4392EF4D" w14:textId="77777777" w:rsidTr="008B7C02">
        <w:tc>
          <w:tcPr>
            <w:tcW w:w="680" w:type="dxa"/>
            <w:vMerge w:val="restart"/>
            <w:tcBorders>
              <w:top w:val="single" w:sz="4" w:space="0" w:color="C9D6E0"/>
              <w:left w:val="single" w:sz="4" w:space="0" w:color="C9D6E0"/>
              <w:right w:val="single" w:sz="4" w:space="0" w:color="C9D6E0"/>
            </w:tcBorders>
            <w:tcMar>
              <w:top w:w="70" w:type="dxa"/>
              <w:left w:w="120" w:type="dxa"/>
              <w:bottom w:w="70" w:type="dxa"/>
              <w:right w:w="120" w:type="dxa"/>
            </w:tcMar>
            <w:vAlign w:val="center"/>
          </w:tcPr>
          <w:p w14:paraId="75EAFC2F" w14:textId="77777777" w:rsidR="009D2CB7" w:rsidRPr="00F364C8" w:rsidRDefault="009D2CB7" w:rsidP="008B7C02">
            <w:pPr>
              <w:rPr>
                <w:b/>
                <w:bCs/>
              </w:rPr>
            </w:pPr>
            <w:r w:rsidRPr="00F364C8">
              <w:rPr>
                <w:b/>
                <w:bCs/>
                <w:sz w:val="17"/>
                <w:szCs w:val="17"/>
              </w:rPr>
              <w:t>3</w:t>
            </w:r>
          </w:p>
        </w:tc>
        <w:tc>
          <w:tcPr>
            <w:tcW w:w="2100" w:type="dxa"/>
            <w:vMerge w:val="restart"/>
            <w:tcBorders>
              <w:top w:val="single" w:sz="4" w:space="0" w:color="C9D6E0"/>
              <w:left w:val="single" w:sz="4" w:space="0" w:color="C9D6E0"/>
              <w:right w:val="single" w:sz="4" w:space="0" w:color="C9D6E0"/>
            </w:tcBorders>
            <w:tcMar>
              <w:top w:w="70" w:type="dxa"/>
              <w:left w:w="120" w:type="dxa"/>
              <w:bottom w:w="70" w:type="dxa"/>
              <w:right w:w="120" w:type="dxa"/>
            </w:tcMar>
            <w:vAlign w:val="center"/>
          </w:tcPr>
          <w:p w14:paraId="52D990C2" w14:textId="77777777" w:rsidR="009D2CB7" w:rsidRPr="00F364C8" w:rsidRDefault="009D2CB7" w:rsidP="008B7C02">
            <w:pPr>
              <w:rPr>
                <w:b/>
                <w:bCs/>
                <w:sz w:val="18"/>
                <w:szCs w:val="18"/>
              </w:rPr>
            </w:pPr>
            <w:r w:rsidRPr="00F364C8">
              <w:rPr>
                <w:b/>
                <w:bCs/>
                <w:sz w:val="18"/>
                <w:szCs w:val="18"/>
              </w:rPr>
              <w:t>Module Mounting Structure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F933BB6" w14:textId="77777777" w:rsidR="009D2CB7" w:rsidRPr="00F364C8" w:rsidRDefault="009D2CB7" w:rsidP="008B7C02">
            <w:pPr>
              <w:rPr>
                <w:b/>
                <w:bCs/>
              </w:rPr>
            </w:pPr>
            <w:r w:rsidRPr="00F364C8">
              <w:rPr>
                <w:b/>
                <w:bCs/>
                <w:sz w:val="17"/>
                <w:szCs w:val="17"/>
              </w:rPr>
              <w:t>Type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E66C222" w14:textId="3AF404D6"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732667F" w14:textId="77777777" w:rsidR="009D2CB7" w:rsidRPr="00F364C8" w:rsidRDefault="009D2CB7" w:rsidP="008B7C02">
            <w:pPr>
              <w:rPr>
                <w:b/>
                <w:bCs/>
              </w:rPr>
            </w:pPr>
            <w:r w:rsidRPr="00F364C8">
              <w:rPr>
                <w:b/>
                <w:bCs/>
                <w:sz w:val="17"/>
                <w:szCs w:val="17"/>
              </w:rPr>
              <w:t>Equiv. to SPP kWp</w:t>
            </w:r>
          </w:p>
        </w:tc>
      </w:tr>
      <w:tr w:rsidR="009D2CB7" w:rsidRPr="00F364C8" w14:paraId="27954029" w14:textId="77777777" w:rsidTr="008B7C02">
        <w:tc>
          <w:tcPr>
            <w:tcW w:w="680" w:type="dxa"/>
            <w:vMerge/>
            <w:tcBorders>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6F33CA7" w14:textId="77777777" w:rsidR="009D2CB7" w:rsidRPr="00F364C8" w:rsidRDefault="009D2CB7" w:rsidP="008B7C02">
            <w:pPr>
              <w:rPr>
                <w:b/>
                <w:bCs/>
              </w:rPr>
            </w:pPr>
          </w:p>
        </w:tc>
        <w:tc>
          <w:tcPr>
            <w:tcW w:w="2100" w:type="dxa"/>
            <w:vMerge/>
            <w:tcBorders>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C6AD125" w14:textId="77777777" w:rsidR="009D2CB7" w:rsidRPr="00F364C8" w:rsidRDefault="009D2CB7" w:rsidP="008B7C02">
            <w:pPr>
              <w:rPr>
                <w:b/>
                <w:bCs/>
              </w:rPr>
            </w:pP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8E669A8" w14:textId="77777777" w:rsidR="009D2CB7" w:rsidRPr="00F364C8" w:rsidRDefault="009D2CB7" w:rsidP="008B7C02">
            <w:pPr>
              <w:rPr>
                <w:b/>
                <w:bCs/>
              </w:rPr>
            </w:pPr>
            <w:r w:rsidRPr="00F364C8">
              <w:rPr>
                <w:b/>
                <w:bCs/>
                <w:sz w:val="17"/>
                <w:szCs w:val="17"/>
              </w:rPr>
              <w:t>Make</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A703D8E" w14:textId="3E6A5637"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EF63D29" w14:textId="77777777" w:rsidR="009D2CB7" w:rsidRPr="00F364C8" w:rsidRDefault="009D2CB7" w:rsidP="008B7C02">
            <w:pPr>
              <w:rPr>
                <w:b/>
                <w:bCs/>
              </w:rPr>
            </w:pPr>
          </w:p>
        </w:tc>
      </w:tr>
      <w:tr w:rsidR="009D2CB7" w:rsidRPr="00F364C8" w14:paraId="473563D7" w14:textId="77777777" w:rsidTr="008B7C02">
        <w:tc>
          <w:tcPr>
            <w:tcW w:w="10080" w:type="dxa"/>
            <w:gridSpan w:val="5"/>
            <w:tcBorders>
              <w:top w:val="single" w:sz="4" w:space="0" w:color="C9D6E0"/>
              <w:left w:val="single" w:sz="4" w:space="0" w:color="C9D6E0"/>
              <w:bottom w:val="single" w:sz="4" w:space="0" w:color="C9D6E0"/>
              <w:right w:val="single" w:sz="4" w:space="0" w:color="C9D6E0"/>
            </w:tcBorders>
            <w:shd w:val="clear" w:color="auto" w:fill="F3E9C9"/>
            <w:tcMar>
              <w:top w:w="70" w:type="dxa"/>
              <w:left w:w="120" w:type="dxa"/>
              <w:bottom w:w="70" w:type="dxa"/>
              <w:right w:w="120" w:type="dxa"/>
            </w:tcMar>
            <w:vAlign w:val="center"/>
          </w:tcPr>
          <w:p w14:paraId="23CB3ECF" w14:textId="77777777" w:rsidR="009D2CB7" w:rsidRPr="00F364C8" w:rsidRDefault="009D2CB7" w:rsidP="008B7C02">
            <w:pPr>
              <w:rPr>
                <w:b/>
                <w:bCs/>
              </w:rPr>
            </w:pPr>
            <w:r w:rsidRPr="00F364C8">
              <w:rPr>
                <w:b/>
                <w:bCs/>
                <w:color w:val="0B3C66"/>
                <w:sz w:val="18"/>
                <w:szCs w:val="18"/>
              </w:rPr>
              <w:t>Cable &amp; Cable Tray</w:t>
            </w:r>
          </w:p>
        </w:tc>
      </w:tr>
      <w:tr w:rsidR="009D2CB7" w:rsidRPr="00F364C8" w14:paraId="470AE3B2" w14:textId="77777777" w:rsidTr="008B7C02">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644045F" w14:textId="77777777" w:rsidR="009D2CB7" w:rsidRPr="00F364C8" w:rsidRDefault="009D2CB7" w:rsidP="008B7C02">
            <w:pPr>
              <w:rPr>
                <w:b/>
                <w:bCs/>
              </w:rPr>
            </w:pPr>
            <w:r w:rsidRPr="00F364C8">
              <w:rPr>
                <w:b/>
                <w:bCs/>
                <w:sz w:val="17"/>
                <w:szCs w:val="17"/>
              </w:rPr>
              <w:t>1</w:t>
            </w: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A68A579" w14:textId="77777777" w:rsidR="009D2CB7" w:rsidRPr="00F364C8" w:rsidRDefault="009D2CB7" w:rsidP="008B7C02">
            <w:pPr>
              <w:rPr>
                <w:b/>
                <w:bCs/>
              </w:rPr>
            </w:pPr>
            <w:r w:rsidRPr="00F364C8">
              <w:rPr>
                <w:b/>
                <w:bCs/>
                <w:sz w:val="17"/>
                <w:szCs w:val="17"/>
              </w:rPr>
              <w:t>DC Cable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BA1018C" w14:textId="77777777" w:rsidR="009D2CB7" w:rsidRPr="00F364C8" w:rsidRDefault="009D2CB7" w:rsidP="008B7C02">
            <w:pPr>
              <w:rPr>
                <w:b/>
                <w:bCs/>
              </w:rPr>
            </w:pPr>
            <w:r w:rsidRPr="00F364C8">
              <w:rPr>
                <w:b/>
                <w:bCs/>
                <w:sz w:val="17"/>
                <w:szCs w:val="17"/>
              </w:rPr>
              <w:t>Make / Size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AC55BF5" w14:textId="107A58F8"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065A8D6" w14:textId="77777777" w:rsidR="009D2CB7" w:rsidRPr="00F364C8" w:rsidRDefault="009D2CB7" w:rsidP="008B7C02">
            <w:pPr>
              <w:rPr>
                <w:b/>
                <w:bCs/>
              </w:rPr>
            </w:pPr>
            <w:r w:rsidRPr="00F364C8">
              <w:rPr>
                <w:b/>
                <w:bCs/>
                <w:sz w:val="17"/>
                <w:szCs w:val="17"/>
              </w:rPr>
              <w:t>xx m</w:t>
            </w:r>
          </w:p>
        </w:tc>
      </w:tr>
      <w:tr w:rsidR="009D2CB7" w:rsidRPr="00F364C8" w14:paraId="5D07C10D" w14:textId="77777777" w:rsidTr="008B7C02">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7CE0839" w14:textId="77777777" w:rsidR="009D2CB7" w:rsidRPr="00F364C8" w:rsidRDefault="009D2CB7" w:rsidP="008B7C02">
            <w:pPr>
              <w:rPr>
                <w:b/>
                <w:bCs/>
              </w:rPr>
            </w:pPr>
            <w:r w:rsidRPr="00F364C8">
              <w:rPr>
                <w:b/>
                <w:bCs/>
                <w:sz w:val="17"/>
                <w:szCs w:val="17"/>
              </w:rPr>
              <w:t>2</w:t>
            </w: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61E1D0C" w14:textId="77777777" w:rsidR="009D2CB7" w:rsidRPr="00F364C8" w:rsidRDefault="009D2CB7" w:rsidP="008B7C02">
            <w:pPr>
              <w:rPr>
                <w:b/>
                <w:bCs/>
              </w:rPr>
            </w:pPr>
            <w:r w:rsidRPr="00F364C8">
              <w:rPr>
                <w:b/>
                <w:bCs/>
                <w:sz w:val="17"/>
                <w:szCs w:val="17"/>
              </w:rPr>
              <w:t>AC Cable</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C4CFA86" w14:textId="77777777" w:rsidR="009D2CB7" w:rsidRPr="00F364C8" w:rsidRDefault="009D2CB7" w:rsidP="008B7C02">
            <w:pPr>
              <w:rPr>
                <w:b/>
                <w:bCs/>
              </w:rPr>
            </w:pPr>
            <w:r w:rsidRPr="00F364C8">
              <w:rPr>
                <w:b/>
                <w:bCs/>
                <w:sz w:val="17"/>
                <w:szCs w:val="17"/>
              </w:rPr>
              <w:t>Make / Size</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033C41E" w14:textId="40B3E588"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CF779C8" w14:textId="77777777" w:rsidR="009D2CB7" w:rsidRPr="00F364C8" w:rsidRDefault="009D2CB7" w:rsidP="008B7C02">
            <w:pPr>
              <w:rPr>
                <w:b/>
                <w:bCs/>
              </w:rPr>
            </w:pPr>
            <w:r w:rsidRPr="00F364C8">
              <w:rPr>
                <w:b/>
                <w:bCs/>
                <w:sz w:val="17"/>
                <w:szCs w:val="17"/>
              </w:rPr>
              <w:t>xx m</w:t>
            </w:r>
          </w:p>
        </w:tc>
      </w:tr>
      <w:tr w:rsidR="009D2CB7" w:rsidRPr="00F364C8" w14:paraId="13AF31DE" w14:textId="77777777" w:rsidTr="008B7C02">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D85EFEF" w14:textId="77777777" w:rsidR="009D2CB7" w:rsidRPr="00F364C8" w:rsidRDefault="009D2CB7" w:rsidP="008B7C02">
            <w:pPr>
              <w:rPr>
                <w:b/>
                <w:bCs/>
              </w:rPr>
            </w:pPr>
            <w:r w:rsidRPr="00F364C8">
              <w:rPr>
                <w:b/>
                <w:bCs/>
                <w:sz w:val="17"/>
                <w:szCs w:val="17"/>
              </w:rPr>
              <w:t>3</w:t>
            </w: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6525FFD" w14:textId="77777777" w:rsidR="009D2CB7" w:rsidRPr="00F364C8" w:rsidRDefault="009D2CB7" w:rsidP="008B7C02">
            <w:pPr>
              <w:rPr>
                <w:b/>
                <w:bCs/>
              </w:rPr>
            </w:pPr>
            <w:r w:rsidRPr="00F364C8">
              <w:rPr>
                <w:b/>
                <w:bCs/>
                <w:sz w:val="17"/>
                <w:szCs w:val="17"/>
              </w:rPr>
              <w:t>Cable Tray</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13967A6" w14:textId="77777777" w:rsidR="009D2CB7" w:rsidRPr="00F364C8" w:rsidRDefault="009D2CB7" w:rsidP="008B7C02">
            <w:pPr>
              <w:rPr>
                <w:b/>
                <w:bCs/>
              </w:rPr>
            </w:pPr>
            <w:r w:rsidRPr="00F364C8">
              <w:rPr>
                <w:b/>
                <w:bCs/>
                <w:sz w:val="17"/>
                <w:szCs w:val="17"/>
              </w:rPr>
              <w:t>Type / Size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249ECA7" w14:textId="5079582A"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9086FA0" w14:textId="77777777" w:rsidR="009D2CB7" w:rsidRPr="00F364C8" w:rsidRDefault="009D2CB7" w:rsidP="008B7C02">
            <w:pPr>
              <w:rPr>
                <w:b/>
                <w:bCs/>
              </w:rPr>
            </w:pPr>
            <w:r w:rsidRPr="00F364C8">
              <w:rPr>
                <w:b/>
                <w:bCs/>
                <w:sz w:val="17"/>
                <w:szCs w:val="17"/>
              </w:rPr>
              <w:t>xx m</w:t>
            </w:r>
          </w:p>
        </w:tc>
      </w:tr>
      <w:tr w:rsidR="009D2CB7" w:rsidRPr="00F364C8" w14:paraId="2C6E1ED6" w14:textId="77777777" w:rsidTr="008B7C02">
        <w:tc>
          <w:tcPr>
            <w:tcW w:w="10080" w:type="dxa"/>
            <w:gridSpan w:val="5"/>
            <w:tcBorders>
              <w:top w:val="single" w:sz="4" w:space="0" w:color="C9D6E0"/>
              <w:left w:val="single" w:sz="4" w:space="0" w:color="C9D6E0"/>
              <w:bottom w:val="single" w:sz="4" w:space="0" w:color="C9D6E0"/>
              <w:right w:val="single" w:sz="4" w:space="0" w:color="C9D6E0"/>
            </w:tcBorders>
            <w:shd w:val="clear" w:color="auto" w:fill="F3E9C9"/>
            <w:tcMar>
              <w:top w:w="70" w:type="dxa"/>
              <w:left w:w="120" w:type="dxa"/>
              <w:bottom w:w="70" w:type="dxa"/>
              <w:right w:w="120" w:type="dxa"/>
            </w:tcMar>
            <w:vAlign w:val="center"/>
          </w:tcPr>
          <w:p w14:paraId="4318E09F" w14:textId="77777777" w:rsidR="009D2CB7" w:rsidRPr="00F364C8" w:rsidRDefault="009D2CB7" w:rsidP="008B7C02">
            <w:pPr>
              <w:rPr>
                <w:b/>
                <w:bCs/>
              </w:rPr>
            </w:pPr>
            <w:r w:rsidRPr="00F364C8">
              <w:rPr>
                <w:b/>
                <w:bCs/>
                <w:color w:val="0B3C66"/>
                <w:sz w:val="18"/>
                <w:szCs w:val="18"/>
              </w:rPr>
              <w:t>LT Panel &amp; Energy Meter</w:t>
            </w:r>
          </w:p>
        </w:tc>
      </w:tr>
      <w:tr w:rsidR="009D2CB7" w:rsidRPr="00F364C8" w14:paraId="4B461FCF" w14:textId="77777777" w:rsidTr="008B7C02">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7A1C0E0" w14:textId="77777777" w:rsidR="009D2CB7" w:rsidRPr="00F364C8" w:rsidRDefault="009D2CB7" w:rsidP="008B7C02">
            <w:pPr>
              <w:rPr>
                <w:b/>
                <w:bCs/>
              </w:rPr>
            </w:pPr>
            <w:r w:rsidRPr="00F364C8">
              <w:rPr>
                <w:b/>
                <w:bCs/>
                <w:sz w:val="17"/>
                <w:szCs w:val="17"/>
              </w:rPr>
              <w:t>1</w:t>
            </w: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3710FA4" w14:textId="77777777" w:rsidR="009D2CB7" w:rsidRPr="00F364C8" w:rsidRDefault="009D2CB7" w:rsidP="008B7C02">
            <w:pPr>
              <w:rPr>
                <w:b/>
                <w:bCs/>
              </w:rPr>
            </w:pPr>
            <w:r w:rsidRPr="00F364C8">
              <w:rPr>
                <w:b/>
                <w:bCs/>
                <w:sz w:val="17"/>
                <w:szCs w:val="17"/>
              </w:rPr>
              <w:t>LT Switchgear</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371DE3F" w14:textId="77777777" w:rsidR="009D2CB7" w:rsidRPr="00F364C8" w:rsidRDefault="009D2CB7" w:rsidP="008B7C02">
            <w:pPr>
              <w:rPr>
                <w:b/>
                <w:bCs/>
              </w:rPr>
            </w:pPr>
            <w:r w:rsidRPr="00F364C8">
              <w:rPr>
                <w:b/>
                <w:bCs/>
                <w:sz w:val="17"/>
                <w:szCs w:val="17"/>
              </w:rPr>
              <w:t>Type / Make / Rating</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267DE4C" w14:textId="5A382137"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5C7C10F" w14:textId="77777777" w:rsidR="009D2CB7" w:rsidRPr="00F364C8" w:rsidRDefault="009D2CB7" w:rsidP="008B7C02">
            <w:pPr>
              <w:rPr>
                <w:b/>
                <w:bCs/>
              </w:rPr>
            </w:pPr>
            <w:r w:rsidRPr="00F364C8">
              <w:rPr>
                <w:b/>
                <w:bCs/>
                <w:sz w:val="17"/>
                <w:szCs w:val="17"/>
              </w:rPr>
              <w:t>xx sets</w:t>
            </w:r>
          </w:p>
        </w:tc>
      </w:tr>
      <w:tr w:rsidR="009D2CB7" w:rsidRPr="00F364C8" w14:paraId="01EB5E38" w14:textId="77777777" w:rsidTr="008B7C02">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C3F2D5A" w14:textId="77777777" w:rsidR="009D2CB7" w:rsidRPr="00F364C8" w:rsidRDefault="009D2CB7" w:rsidP="008B7C02">
            <w:pPr>
              <w:rPr>
                <w:b/>
                <w:bCs/>
              </w:rPr>
            </w:pPr>
            <w:r w:rsidRPr="00F364C8">
              <w:rPr>
                <w:b/>
                <w:bCs/>
                <w:sz w:val="17"/>
                <w:szCs w:val="17"/>
              </w:rPr>
              <w:t>2</w:t>
            </w: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EBBB7C6" w14:textId="77777777" w:rsidR="009D2CB7" w:rsidRPr="00F364C8" w:rsidRDefault="009D2CB7" w:rsidP="008B7C02">
            <w:pPr>
              <w:rPr>
                <w:b/>
                <w:bCs/>
              </w:rPr>
            </w:pPr>
            <w:r w:rsidRPr="00F364C8">
              <w:rPr>
                <w:b/>
                <w:bCs/>
                <w:sz w:val="17"/>
                <w:szCs w:val="17"/>
              </w:rPr>
              <w:t>Spare Feeder (if any)</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2861E38" w14:textId="77777777" w:rsidR="009D2CB7" w:rsidRPr="00F364C8" w:rsidRDefault="009D2CB7" w:rsidP="008B7C02">
            <w:pPr>
              <w:rPr>
                <w:b/>
                <w:bCs/>
              </w:rPr>
            </w:pPr>
            <w:r w:rsidRPr="00F364C8">
              <w:rPr>
                <w:b/>
                <w:bCs/>
                <w:sz w:val="17"/>
                <w:szCs w:val="17"/>
              </w:rPr>
              <w:t>Type / Make / Rating</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E420469" w14:textId="365F32A4"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5B02794" w14:textId="77777777" w:rsidR="009D2CB7" w:rsidRPr="00F364C8" w:rsidRDefault="009D2CB7" w:rsidP="008B7C02">
            <w:pPr>
              <w:rPr>
                <w:b/>
                <w:bCs/>
              </w:rPr>
            </w:pPr>
            <w:r w:rsidRPr="00F364C8">
              <w:rPr>
                <w:b/>
                <w:bCs/>
                <w:sz w:val="17"/>
                <w:szCs w:val="17"/>
              </w:rPr>
              <w:t>xx sets</w:t>
            </w:r>
          </w:p>
        </w:tc>
      </w:tr>
      <w:tr w:rsidR="009D2CB7" w:rsidRPr="00F364C8" w14:paraId="2E140837" w14:textId="77777777" w:rsidTr="008B7C02">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D8A2ACA" w14:textId="77777777" w:rsidR="009D2CB7" w:rsidRPr="00F364C8" w:rsidRDefault="009D2CB7" w:rsidP="008B7C02">
            <w:pPr>
              <w:rPr>
                <w:b/>
                <w:bCs/>
              </w:rPr>
            </w:pPr>
            <w:r w:rsidRPr="00F364C8">
              <w:rPr>
                <w:b/>
                <w:bCs/>
                <w:sz w:val="17"/>
                <w:szCs w:val="17"/>
              </w:rPr>
              <w:t>3</w:t>
            </w: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89853CF" w14:textId="77777777" w:rsidR="009D2CB7" w:rsidRPr="00F364C8" w:rsidRDefault="009D2CB7" w:rsidP="008B7C02">
            <w:pPr>
              <w:rPr>
                <w:b/>
                <w:bCs/>
              </w:rPr>
            </w:pPr>
            <w:r w:rsidRPr="00F364C8">
              <w:rPr>
                <w:b/>
                <w:bCs/>
                <w:sz w:val="17"/>
                <w:szCs w:val="17"/>
              </w:rPr>
              <w:t>Energy Meter + ACCB</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6D42789" w14:textId="77777777" w:rsidR="009D2CB7" w:rsidRPr="00F364C8" w:rsidRDefault="009D2CB7" w:rsidP="008B7C02">
            <w:pPr>
              <w:rPr>
                <w:b/>
                <w:bCs/>
              </w:rPr>
            </w:pPr>
            <w:r w:rsidRPr="00F364C8">
              <w:rPr>
                <w:b/>
                <w:bCs/>
                <w:sz w:val="17"/>
                <w:szCs w:val="17"/>
              </w:rPr>
              <w:t>Make / Class</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3FD65A6" w14:textId="7D269A7C"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B315197" w14:textId="77777777" w:rsidR="009D2CB7" w:rsidRPr="00F364C8" w:rsidRDefault="009D2CB7" w:rsidP="008B7C02">
            <w:pPr>
              <w:rPr>
                <w:b/>
                <w:bCs/>
              </w:rPr>
            </w:pPr>
            <w:r w:rsidRPr="00F364C8">
              <w:rPr>
                <w:b/>
                <w:bCs/>
                <w:sz w:val="17"/>
                <w:szCs w:val="17"/>
              </w:rPr>
              <w:t>xx nos.</w:t>
            </w:r>
          </w:p>
        </w:tc>
      </w:tr>
      <w:tr w:rsidR="009D2CB7" w:rsidRPr="00F364C8" w14:paraId="00B4460E" w14:textId="77777777" w:rsidTr="008B7C02">
        <w:tc>
          <w:tcPr>
            <w:tcW w:w="10080" w:type="dxa"/>
            <w:gridSpan w:val="5"/>
            <w:tcBorders>
              <w:top w:val="single" w:sz="4" w:space="0" w:color="C9D6E0"/>
              <w:left w:val="single" w:sz="4" w:space="0" w:color="C9D6E0"/>
              <w:bottom w:val="single" w:sz="4" w:space="0" w:color="C9D6E0"/>
              <w:right w:val="single" w:sz="4" w:space="0" w:color="C9D6E0"/>
            </w:tcBorders>
            <w:shd w:val="clear" w:color="auto" w:fill="F3E9C9"/>
            <w:tcMar>
              <w:top w:w="70" w:type="dxa"/>
              <w:left w:w="120" w:type="dxa"/>
              <w:bottom w:w="70" w:type="dxa"/>
              <w:right w:w="120" w:type="dxa"/>
            </w:tcMar>
            <w:vAlign w:val="center"/>
          </w:tcPr>
          <w:p w14:paraId="518BF148" w14:textId="77777777" w:rsidR="009D2CB7" w:rsidRPr="00F364C8" w:rsidRDefault="009D2CB7" w:rsidP="008B7C02">
            <w:pPr>
              <w:rPr>
                <w:b/>
                <w:bCs/>
                <w:noProof/>
                <w:color w:val="0B3C66"/>
                <w:sz w:val="18"/>
                <w:szCs w:val="18"/>
              </w:rPr>
            </w:pPr>
            <w:r w:rsidRPr="00F364C8">
              <w:rPr>
                <w:b/>
                <w:bCs/>
                <w:noProof/>
                <w:color w:val="0B3C66"/>
                <w:sz w:val="18"/>
                <w:szCs w:val="18"/>
              </w:rPr>
              <w:drawing>
                <wp:anchor distT="0" distB="0" distL="114300" distR="114300" simplePos="0" relativeHeight="251747328" behindDoc="0" locked="0" layoutInCell="1" allowOverlap="1" wp14:anchorId="20F91FA3" wp14:editId="103F7035">
                  <wp:simplePos x="0" y="0"/>
                  <wp:positionH relativeFrom="column">
                    <wp:posOffset>1029970</wp:posOffset>
                  </wp:positionH>
                  <wp:positionV relativeFrom="paragraph">
                    <wp:posOffset>-14605</wp:posOffset>
                  </wp:positionV>
                  <wp:extent cx="915670" cy="174625"/>
                  <wp:effectExtent l="0" t="0" r="0" b="0"/>
                  <wp:wrapNone/>
                  <wp:docPr id="909048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313" t="35873" r="-2313" b="45018"/>
                          <a:stretch>
                            <a:fillRect/>
                          </a:stretch>
                        </pic:blipFill>
                        <pic:spPr bwMode="auto">
                          <a:xfrm>
                            <a:off x="0" y="0"/>
                            <a:ext cx="915670" cy="174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64C8">
              <w:rPr>
                <w:b/>
                <w:bCs/>
                <w:color w:val="0B3C66"/>
                <w:sz w:val="18"/>
                <w:szCs w:val="18"/>
              </w:rPr>
              <w:t xml:space="preserve">Safety Equipment </w:t>
            </w:r>
          </w:p>
        </w:tc>
      </w:tr>
      <w:tr w:rsidR="009D2CB7" w:rsidRPr="00F364C8" w14:paraId="0006835F" w14:textId="77777777" w:rsidTr="008B7C02">
        <w:tc>
          <w:tcPr>
            <w:tcW w:w="10080" w:type="dxa"/>
            <w:gridSpan w:val="5"/>
            <w:tcBorders>
              <w:top w:val="single" w:sz="4" w:space="0" w:color="C9D6E0"/>
              <w:left w:val="single" w:sz="4" w:space="0" w:color="C9D6E0"/>
              <w:bottom w:val="single" w:sz="4" w:space="0" w:color="C9D6E0"/>
              <w:right w:val="single" w:sz="4" w:space="0" w:color="C9D6E0"/>
            </w:tcBorders>
            <w:shd w:val="clear" w:color="auto" w:fill="F3E9C9"/>
            <w:tcMar>
              <w:top w:w="70" w:type="dxa"/>
              <w:left w:w="120" w:type="dxa"/>
              <w:bottom w:w="70" w:type="dxa"/>
              <w:right w:w="120" w:type="dxa"/>
            </w:tcMar>
            <w:vAlign w:val="center"/>
          </w:tcPr>
          <w:p w14:paraId="1EF033F8" w14:textId="77777777" w:rsidR="009D2CB7" w:rsidRPr="006363E1" w:rsidRDefault="009D2CB7" w:rsidP="008B7C02">
            <w:pPr>
              <w:rPr>
                <w:rStyle w:val="BookTitle"/>
                <w:sz w:val="18"/>
                <w:szCs w:val="18"/>
              </w:rPr>
            </w:pPr>
            <w:r w:rsidRPr="006363E1">
              <w:rPr>
                <w:rStyle w:val="BookTitle"/>
                <w:sz w:val="18"/>
                <w:szCs w:val="18"/>
              </w:rPr>
              <w:t>Safety remains a key priority, with best-in-class safety equipment provided in accordance with applicable industry standards.</w:t>
            </w:r>
          </w:p>
        </w:tc>
      </w:tr>
      <w:tr w:rsidR="009D2CB7" w:rsidRPr="00F364C8" w14:paraId="762F4136" w14:textId="77777777" w:rsidTr="008B7C02">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4EA7D10" w14:textId="77777777" w:rsidR="009D2CB7" w:rsidRPr="00F364C8" w:rsidRDefault="009D2CB7" w:rsidP="008B7C02">
            <w:pPr>
              <w:rPr>
                <w:b/>
                <w:bCs/>
              </w:rPr>
            </w:pPr>
            <w:r w:rsidRPr="00F364C8">
              <w:rPr>
                <w:b/>
                <w:bCs/>
                <w:sz w:val="17"/>
                <w:szCs w:val="17"/>
              </w:rPr>
              <w:t>1</w:t>
            </w: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2CC8AB9" w14:textId="77777777" w:rsidR="009D2CB7" w:rsidRPr="00F364C8" w:rsidRDefault="009D2CB7" w:rsidP="008B7C02">
            <w:pPr>
              <w:rPr>
                <w:b/>
                <w:bCs/>
              </w:rPr>
            </w:pPr>
            <w:r w:rsidRPr="00F364C8">
              <w:rPr>
                <w:b/>
                <w:bCs/>
                <w:sz w:val="17"/>
                <w:szCs w:val="17"/>
              </w:rPr>
              <w:t>Lightning Arrestor</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BF291A8" w14:textId="77777777" w:rsidR="009D2CB7" w:rsidRPr="00F364C8" w:rsidRDefault="009D2CB7" w:rsidP="008B7C02">
            <w:pPr>
              <w:rPr>
                <w:b/>
                <w:bCs/>
              </w:rPr>
            </w:pPr>
            <w:r w:rsidRPr="00F364C8">
              <w:rPr>
                <w:b/>
                <w:bCs/>
                <w:sz w:val="17"/>
                <w:szCs w:val="17"/>
              </w:rPr>
              <w:t>Type / Make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3CAE41C" w14:textId="4D01903D"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99DCF87" w14:textId="77777777" w:rsidR="009D2CB7" w:rsidRPr="00F364C8" w:rsidRDefault="009D2CB7" w:rsidP="008B7C02">
            <w:pPr>
              <w:rPr>
                <w:b/>
                <w:bCs/>
              </w:rPr>
            </w:pPr>
            <w:r w:rsidRPr="00F364C8">
              <w:rPr>
                <w:b/>
                <w:bCs/>
                <w:sz w:val="17"/>
                <w:szCs w:val="17"/>
              </w:rPr>
              <w:t>xx nos.</w:t>
            </w:r>
          </w:p>
        </w:tc>
      </w:tr>
      <w:tr w:rsidR="009D2CB7" w:rsidRPr="00F364C8" w14:paraId="4DACB6F0" w14:textId="77777777" w:rsidTr="008B7C02">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DE5A649" w14:textId="77777777" w:rsidR="009D2CB7" w:rsidRPr="00F364C8" w:rsidRDefault="009D2CB7" w:rsidP="008B7C02">
            <w:pPr>
              <w:rPr>
                <w:b/>
                <w:bCs/>
              </w:rPr>
            </w:pPr>
            <w:r w:rsidRPr="00F364C8">
              <w:rPr>
                <w:b/>
                <w:bCs/>
                <w:sz w:val="17"/>
                <w:szCs w:val="17"/>
              </w:rPr>
              <w:t>2</w:t>
            </w: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E290720" w14:textId="77777777" w:rsidR="009D2CB7" w:rsidRPr="00F364C8" w:rsidRDefault="009D2CB7" w:rsidP="008B7C02">
            <w:pPr>
              <w:rPr>
                <w:b/>
                <w:bCs/>
              </w:rPr>
            </w:pPr>
            <w:r w:rsidRPr="00F364C8">
              <w:rPr>
                <w:b/>
                <w:bCs/>
                <w:sz w:val="17"/>
                <w:szCs w:val="17"/>
              </w:rPr>
              <w:t>Earthing Kit</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70330D7" w14:textId="77777777" w:rsidR="009D2CB7" w:rsidRPr="00F364C8" w:rsidRDefault="009D2CB7" w:rsidP="008B7C02">
            <w:pPr>
              <w:rPr>
                <w:b/>
                <w:bCs/>
              </w:rPr>
            </w:pPr>
            <w:r w:rsidRPr="00F364C8">
              <w:rPr>
                <w:b/>
                <w:bCs/>
                <w:sz w:val="17"/>
                <w:szCs w:val="17"/>
              </w:rPr>
              <w:t>Make / Specs</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0757641" w14:textId="5007647A"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54686C3" w14:textId="77777777" w:rsidR="009D2CB7" w:rsidRPr="00F364C8" w:rsidRDefault="009D2CB7" w:rsidP="008B7C02">
            <w:pPr>
              <w:rPr>
                <w:b/>
                <w:bCs/>
              </w:rPr>
            </w:pPr>
            <w:r w:rsidRPr="00F364C8">
              <w:rPr>
                <w:b/>
                <w:bCs/>
                <w:sz w:val="17"/>
                <w:szCs w:val="17"/>
              </w:rPr>
              <w:t>xx nos.</w:t>
            </w:r>
          </w:p>
        </w:tc>
      </w:tr>
      <w:tr w:rsidR="009D2CB7" w:rsidRPr="00F364C8" w14:paraId="6367F56F" w14:textId="77777777" w:rsidTr="008B7C02">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5F2F5B1" w14:textId="77777777" w:rsidR="009D2CB7" w:rsidRPr="00F364C8" w:rsidRDefault="009D2CB7" w:rsidP="008B7C02">
            <w:pPr>
              <w:rPr>
                <w:b/>
                <w:bCs/>
              </w:rPr>
            </w:pPr>
            <w:r w:rsidRPr="00F364C8">
              <w:rPr>
                <w:b/>
                <w:bCs/>
                <w:sz w:val="17"/>
                <w:szCs w:val="17"/>
              </w:rPr>
              <w:t>3</w:t>
            </w: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4C885B5" w14:textId="77777777" w:rsidR="009D2CB7" w:rsidRPr="00F364C8" w:rsidRDefault="009D2CB7" w:rsidP="008B7C02">
            <w:pPr>
              <w:rPr>
                <w:b/>
                <w:bCs/>
              </w:rPr>
            </w:pPr>
            <w:r w:rsidRPr="00F364C8">
              <w:rPr>
                <w:b/>
                <w:bCs/>
                <w:sz w:val="17"/>
                <w:szCs w:val="17"/>
              </w:rPr>
              <w:t>Lifeline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BBE34B7" w14:textId="77777777" w:rsidR="009D2CB7" w:rsidRPr="00F364C8" w:rsidRDefault="009D2CB7" w:rsidP="008B7C02">
            <w:pPr>
              <w:rPr>
                <w:b/>
                <w:bCs/>
              </w:rPr>
            </w:pPr>
            <w:r w:rsidRPr="00F364C8">
              <w:rPr>
                <w:b/>
                <w:bCs/>
                <w:sz w:val="17"/>
                <w:szCs w:val="17"/>
              </w:rPr>
              <w:t>Make</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AF920A7" w14:textId="46A680E0"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2668E24" w14:textId="77777777" w:rsidR="009D2CB7" w:rsidRPr="00F364C8" w:rsidRDefault="009D2CB7" w:rsidP="008B7C02">
            <w:pPr>
              <w:rPr>
                <w:b/>
                <w:bCs/>
              </w:rPr>
            </w:pPr>
            <w:r w:rsidRPr="00F364C8">
              <w:rPr>
                <w:b/>
                <w:bCs/>
                <w:sz w:val="17"/>
                <w:szCs w:val="17"/>
              </w:rPr>
              <w:t>xx m</w:t>
            </w:r>
          </w:p>
        </w:tc>
      </w:tr>
      <w:tr w:rsidR="009D2CB7" w:rsidRPr="00F364C8" w14:paraId="7FEA12E5" w14:textId="77777777" w:rsidTr="008B7C02">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63F94FE" w14:textId="77777777" w:rsidR="009D2CB7" w:rsidRPr="00F364C8" w:rsidRDefault="009D2CB7" w:rsidP="008B7C02">
            <w:pPr>
              <w:rPr>
                <w:b/>
                <w:bCs/>
              </w:rPr>
            </w:pPr>
            <w:r w:rsidRPr="00F364C8">
              <w:rPr>
                <w:b/>
                <w:bCs/>
                <w:sz w:val="17"/>
                <w:szCs w:val="17"/>
              </w:rPr>
              <w:t>4</w:t>
            </w: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0439CCD" w14:textId="77777777" w:rsidR="009D2CB7" w:rsidRPr="00F364C8" w:rsidRDefault="009D2CB7" w:rsidP="008B7C02">
            <w:pPr>
              <w:rPr>
                <w:b/>
                <w:bCs/>
              </w:rPr>
            </w:pPr>
            <w:r w:rsidRPr="00F364C8">
              <w:rPr>
                <w:b/>
                <w:bCs/>
                <w:sz w:val="17"/>
                <w:szCs w:val="17"/>
              </w:rPr>
              <w:t>Walkways</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CE35E14" w14:textId="77777777" w:rsidR="009D2CB7" w:rsidRPr="00F364C8" w:rsidRDefault="009D2CB7" w:rsidP="008B7C02">
            <w:pPr>
              <w:rPr>
                <w:b/>
                <w:bCs/>
              </w:rPr>
            </w:pPr>
            <w:r w:rsidRPr="00F364C8">
              <w:rPr>
                <w:b/>
                <w:bCs/>
                <w:sz w:val="17"/>
                <w:szCs w:val="17"/>
              </w:rPr>
              <w:t>Type / Size</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99D1DF9" w14:textId="7CAAE212"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B93CB46" w14:textId="77777777" w:rsidR="009D2CB7" w:rsidRPr="00F364C8" w:rsidRDefault="009D2CB7" w:rsidP="008B7C02">
            <w:pPr>
              <w:rPr>
                <w:b/>
                <w:bCs/>
              </w:rPr>
            </w:pPr>
            <w:r w:rsidRPr="00F364C8">
              <w:rPr>
                <w:b/>
                <w:bCs/>
                <w:sz w:val="17"/>
                <w:szCs w:val="17"/>
              </w:rPr>
              <w:t>xx m</w:t>
            </w:r>
          </w:p>
        </w:tc>
      </w:tr>
      <w:tr w:rsidR="009D2CB7" w:rsidRPr="00F364C8" w14:paraId="4D9B5567" w14:textId="77777777" w:rsidTr="008B7C02">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1E3CC8F" w14:textId="77777777" w:rsidR="009D2CB7" w:rsidRPr="00F364C8" w:rsidRDefault="009D2CB7" w:rsidP="008B7C02">
            <w:pPr>
              <w:rPr>
                <w:b/>
                <w:bCs/>
              </w:rPr>
            </w:pPr>
            <w:r w:rsidRPr="00F364C8">
              <w:rPr>
                <w:b/>
                <w:bCs/>
                <w:sz w:val="17"/>
                <w:szCs w:val="17"/>
              </w:rPr>
              <w:t>5</w:t>
            </w: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B2B5D0C" w14:textId="77777777" w:rsidR="009D2CB7" w:rsidRPr="00F364C8" w:rsidRDefault="009D2CB7" w:rsidP="008B7C02">
            <w:pPr>
              <w:rPr>
                <w:b/>
                <w:bCs/>
              </w:rPr>
            </w:pPr>
            <w:r w:rsidRPr="00F364C8">
              <w:rPr>
                <w:b/>
                <w:bCs/>
                <w:sz w:val="17"/>
                <w:szCs w:val="17"/>
              </w:rPr>
              <w:t>Mesh over Skylights</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99D59B2" w14:textId="77777777" w:rsidR="009D2CB7" w:rsidRPr="00F364C8" w:rsidRDefault="009D2CB7" w:rsidP="008B7C02">
            <w:pPr>
              <w:rPr>
                <w:b/>
                <w:bCs/>
              </w:rPr>
            </w:pPr>
            <w:r w:rsidRPr="00F364C8">
              <w:rPr>
                <w:b/>
                <w:bCs/>
                <w:sz w:val="17"/>
                <w:szCs w:val="17"/>
              </w:rPr>
              <w:t>Make / Specs</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486CE50" w14:textId="42AFBE6E"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2A5CC4C" w14:textId="77777777" w:rsidR="009D2CB7" w:rsidRPr="00F364C8" w:rsidRDefault="009D2CB7" w:rsidP="008B7C02">
            <w:pPr>
              <w:rPr>
                <w:b/>
                <w:bCs/>
              </w:rPr>
            </w:pPr>
            <w:r w:rsidRPr="00F364C8">
              <w:rPr>
                <w:b/>
                <w:bCs/>
                <w:sz w:val="17"/>
                <w:szCs w:val="17"/>
              </w:rPr>
              <w:t>xx m</w:t>
            </w:r>
          </w:p>
        </w:tc>
      </w:tr>
      <w:tr w:rsidR="009D2CB7" w:rsidRPr="00F364C8" w14:paraId="1F0AAC23" w14:textId="77777777" w:rsidTr="008B7C02">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B28296E" w14:textId="77777777" w:rsidR="009D2CB7" w:rsidRPr="00F364C8" w:rsidRDefault="009D2CB7" w:rsidP="008B7C02">
            <w:pPr>
              <w:rPr>
                <w:b/>
                <w:bCs/>
              </w:rPr>
            </w:pPr>
            <w:r w:rsidRPr="00F364C8">
              <w:rPr>
                <w:b/>
                <w:bCs/>
                <w:sz w:val="17"/>
                <w:szCs w:val="17"/>
              </w:rPr>
              <w:t>6</w:t>
            </w: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ECA5913" w14:textId="77777777" w:rsidR="009D2CB7" w:rsidRPr="00F364C8" w:rsidRDefault="009D2CB7" w:rsidP="008B7C02">
            <w:pPr>
              <w:rPr>
                <w:b/>
                <w:bCs/>
              </w:rPr>
            </w:pPr>
            <w:r w:rsidRPr="00F364C8">
              <w:rPr>
                <w:b/>
                <w:bCs/>
                <w:sz w:val="17"/>
                <w:szCs w:val="17"/>
              </w:rPr>
              <w:t>Railings over Roof</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3C7E7E6" w14:textId="77777777" w:rsidR="009D2CB7" w:rsidRPr="00F364C8" w:rsidRDefault="009D2CB7" w:rsidP="008B7C02">
            <w:pPr>
              <w:rPr>
                <w:b/>
                <w:bCs/>
              </w:rPr>
            </w:pPr>
            <w:r w:rsidRPr="00F364C8">
              <w:rPr>
                <w:b/>
                <w:bCs/>
                <w:sz w:val="17"/>
                <w:szCs w:val="17"/>
              </w:rPr>
              <w:t>Make / Specs</w:t>
            </w:r>
          </w:p>
        </w:tc>
        <w:tc>
          <w:tcPr>
            <w:tcW w:w="26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7182CA9" w14:textId="6B295F65"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5761B87" w14:textId="77777777" w:rsidR="009D2CB7" w:rsidRPr="00F364C8" w:rsidRDefault="009D2CB7" w:rsidP="008B7C02">
            <w:pPr>
              <w:rPr>
                <w:b/>
                <w:bCs/>
              </w:rPr>
            </w:pPr>
            <w:r w:rsidRPr="00F364C8">
              <w:rPr>
                <w:b/>
                <w:bCs/>
                <w:sz w:val="17"/>
                <w:szCs w:val="17"/>
              </w:rPr>
              <w:t>xx m</w:t>
            </w:r>
          </w:p>
        </w:tc>
      </w:tr>
      <w:tr w:rsidR="009D2CB7" w:rsidRPr="00F364C8" w14:paraId="5872C69A" w14:textId="77777777" w:rsidTr="008B7C02">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77A86FD" w14:textId="77777777" w:rsidR="009D2CB7" w:rsidRPr="00F364C8" w:rsidRDefault="009D2CB7" w:rsidP="008B7C02">
            <w:pPr>
              <w:rPr>
                <w:b/>
                <w:bCs/>
              </w:rPr>
            </w:pPr>
            <w:r w:rsidRPr="00F364C8">
              <w:rPr>
                <w:b/>
                <w:bCs/>
                <w:sz w:val="17"/>
                <w:szCs w:val="17"/>
              </w:rPr>
              <w:t>7</w:t>
            </w: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29994AB" w14:textId="77777777" w:rsidR="009D2CB7" w:rsidRPr="00F364C8" w:rsidRDefault="009D2CB7" w:rsidP="008B7C02">
            <w:pPr>
              <w:rPr>
                <w:b/>
                <w:bCs/>
              </w:rPr>
            </w:pPr>
            <w:r w:rsidRPr="00F364C8">
              <w:rPr>
                <w:b/>
                <w:bCs/>
                <w:sz w:val="17"/>
                <w:szCs w:val="17"/>
              </w:rPr>
              <w:t>Ladder</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8E9283B" w14:textId="77777777" w:rsidR="009D2CB7" w:rsidRPr="00F364C8" w:rsidRDefault="009D2CB7" w:rsidP="008B7C02">
            <w:pPr>
              <w:rPr>
                <w:b/>
                <w:bCs/>
              </w:rPr>
            </w:pPr>
            <w:r w:rsidRPr="00F364C8">
              <w:rPr>
                <w:b/>
                <w:bCs/>
                <w:sz w:val="17"/>
                <w:szCs w:val="17"/>
              </w:rPr>
              <w:t>Make / Specs</w:t>
            </w:r>
          </w:p>
        </w:tc>
        <w:tc>
          <w:tcPr>
            <w:tcW w:w="26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3B93D8B" w14:textId="2D3D92F0" w:rsidR="009D2CB7" w:rsidRPr="00F364C8" w:rsidRDefault="009D2CB7" w:rsidP="008B7C02">
            <w:pPr>
              <w:rPr>
                <w:b/>
                <w:bCs/>
              </w:rPr>
            </w:pPr>
          </w:p>
        </w:tc>
        <w:tc>
          <w:tcPr>
            <w:tcW w:w="21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47ADCBA" w14:textId="77777777" w:rsidR="009D2CB7" w:rsidRPr="00F364C8" w:rsidRDefault="009D2CB7" w:rsidP="008B7C02">
            <w:pPr>
              <w:rPr>
                <w:b/>
                <w:bCs/>
              </w:rPr>
            </w:pPr>
            <w:r w:rsidRPr="00F364C8">
              <w:rPr>
                <w:b/>
                <w:bCs/>
                <w:sz w:val="17"/>
                <w:szCs w:val="17"/>
              </w:rPr>
              <w:t>xx m</w:t>
            </w:r>
          </w:p>
        </w:tc>
      </w:tr>
    </w:tbl>
    <w:p w14:paraId="4639E586" w14:textId="77777777" w:rsidR="00460959" w:rsidRDefault="00460959">
      <w:r>
        <w:br w:type="page"/>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2022"/>
        <w:gridCol w:w="2459"/>
        <w:gridCol w:w="2475"/>
        <w:gridCol w:w="1954"/>
      </w:tblGrid>
      <w:tr w:rsidR="009D2CB7" w:rsidRPr="00F364C8" w14:paraId="660362F4" w14:textId="77777777" w:rsidTr="008B7C02">
        <w:trPr>
          <w:tblHeader/>
        </w:trPr>
        <w:tc>
          <w:tcPr>
            <w:tcW w:w="117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36272EE1" w14:textId="77777777" w:rsidR="009D2CB7" w:rsidRPr="00F364C8" w:rsidRDefault="009D2CB7" w:rsidP="008B7C02">
            <w:pPr>
              <w:rPr>
                <w:b/>
                <w:bCs/>
              </w:rPr>
            </w:pPr>
            <w:r w:rsidRPr="00F364C8">
              <w:rPr>
                <w:b/>
                <w:bCs/>
                <w:color w:val="FFFFFF"/>
                <w:sz w:val="17"/>
                <w:szCs w:val="17"/>
              </w:rPr>
              <w:lastRenderedPageBreak/>
              <w:t>Sr.</w:t>
            </w:r>
          </w:p>
        </w:tc>
        <w:tc>
          <w:tcPr>
            <w:tcW w:w="2022"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183E487B" w14:textId="77777777" w:rsidR="009D2CB7" w:rsidRPr="00F364C8" w:rsidRDefault="009D2CB7" w:rsidP="008B7C02">
            <w:pPr>
              <w:rPr>
                <w:b/>
                <w:bCs/>
              </w:rPr>
            </w:pPr>
            <w:r w:rsidRPr="00F364C8">
              <w:rPr>
                <w:b/>
                <w:bCs/>
                <w:color w:val="FFFFFF"/>
                <w:sz w:val="17"/>
                <w:szCs w:val="17"/>
              </w:rPr>
              <w:t>Equipment</w:t>
            </w:r>
          </w:p>
        </w:tc>
        <w:tc>
          <w:tcPr>
            <w:tcW w:w="2459"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286F48E3" w14:textId="77777777" w:rsidR="009D2CB7" w:rsidRPr="00F364C8" w:rsidRDefault="009D2CB7" w:rsidP="008B7C02">
            <w:pPr>
              <w:rPr>
                <w:b/>
                <w:bCs/>
              </w:rPr>
            </w:pPr>
            <w:r w:rsidRPr="00F364C8">
              <w:rPr>
                <w:b/>
                <w:bCs/>
                <w:color w:val="FFFFFF"/>
                <w:sz w:val="17"/>
                <w:szCs w:val="17"/>
              </w:rPr>
              <w:t>Description</w:t>
            </w:r>
          </w:p>
        </w:tc>
        <w:tc>
          <w:tcPr>
            <w:tcW w:w="2475"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504BFAC4" w14:textId="77777777" w:rsidR="009D2CB7" w:rsidRPr="00F364C8" w:rsidRDefault="009D2CB7" w:rsidP="008B7C02">
            <w:pPr>
              <w:rPr>
                <w:b/>
                <w:bCs/>
              </w:rPr>
            </w:pPr>
            <w:r w:rsidRPr="00F364C8">
              <w:rPr>
                <w:b/>
                <w:bCs/>
                <w:color w:val="FFFFFF"/>
                <w:sz w:val="17"/>
                <w:szCs w:val="17"/>
              </w:rPr>
              <w:t>Specifications</w:t>
            </w:r>
          </w:p>
        </w:tc>
        <w:tc>
          <w:tcPr>
            <w:tcW w:w="1954"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0DE003ED" w14:textId="77777777" w:rsidR="009D2CB7" w:rsidRPr="00F364C8" w:rsidRDefault="009D2CB7" w:rsidP="008B7C02">
            <w:pPr>
              <w:rPr>
                <w:b/>
                <w:bCs/>
              </w:rPr>
            </w:pPr>
            <w:r w:rsidRPr="00F364C8">
              <w:rPr>
                <w:b/>
                <w:bCs/>
                <w:color w:val="FFFFFF"/>
                <w:sz w:val="17"/>
                <w:szCs w:val="17"/>
              </w:rPr>
              <w:t>Qty (max)</w:t>
            </w:r>
          </w:p>
        </w:tc>
      </w:tr>
      <w:tr w:rsidR="009D2CB7" w:rsidRPr="00F364C8" w14:paraId="08ED478E" w14:textId="77777777" w:rsidTr="008B7C02">
        <w:trPr>
          <w:tblHeader/>
        </w:trPr>
        <w:tc>
          <w:tcPr>
            <w:tcW w:w="10080" w:type="dxa"/>
            <w:gridSpan w:val="5"/>
            <w:tcBorders>
              <w:top w:val="single" w:sz="4" w:space="0" w:color="C9D6E0"/>
              <w:left w:val="single" w:sz="4" w:space="0" w:color="C9D6E0"/>
              <w:bottom w:val="single" w:sz="4" w:space="0" w:color="C9D6E0"/>
              <w:right w:val="single" w:sz="4" w:space="0" w:color="C9D6E0"/>
            </w:tcBorders>
            <w:shd w:val="clear" w:color="auto" w:fill="F3E9C9"/>
            <w:tcMar>
              <w:top w:w="70" w:type="dxa"/>
              <w:left w:w="120" w:type="dxa"/>
              <w:bottom w:w="70" w:type="dxa"/>
              <w:right w:w="120" w:type="dxa"/>
            </w:tcMar>
            <w:vAlign w:val="center"/>
          </w:tcPr>
          <w:p w14:paraId="2AF80BE6" w14:textId="77777777" w:rsidR="009D2CB7" w:rsidRPr="00F364C8" w:rsidRDefault="009D2CB7" w:rsidP="008B7C02">
            <w:pPr>
              <w:rPr>
                <w:b/>
                <w:bCs/>
                <w:color w:val="FFFFFF"/>
                <w:sz w:val="17"/>
                <w:szCs w:val="17"/>
              </w:rPr>
            </w:pPr>
            <w:r w:rsidRPr="00F364C8">
              <w:rPr>
                <w:b/>
                <w:bCs/>
                <w:color w:val="0B3C66"/>
                <w:sz w:val="18"/>
                <w:szCs w:val="18"/>
              </w:rPr>
              <w:t>Monitoring &amp; Cleaning</w:t>
            </w:r>
          </w:p>
        </w:tc>
      </w:tr>
      <w:tr w:rsidR="009D2CB7" w:rsidRPr="00F364C8" w14:paraId="613A5FE2"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1DED3A0" w14:textId="77777777" w:rsidR="009D2CB7" w:rsidRPr="00F364C8" w:rsidRDefault="009D2CB7" w:rsidP="008B7C02">
            <w:pPr>
              <w:rPr>
                <w:b/>
                <w:bCs/>
              </w:rPr>
            </w:pPr>
            <w:r w:rsidRPr="00F364C8">
              <w:rPr>
                <w:b/>
                <w:bCs/>
                <w:sz w:val="17"/>
                <w:szCs w:val="17"/>
              </w:rPr>
              <w:t>1</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C696E14" w14:textId="77777777" w:rsidR="009D2CB7" w:rsidRPr="00F364C8" w:rsidRDefault="009D2CB7" w:rsidP="008B7C02">
            <w:pPr>
              <w:rPr>
                <w:b/>
                <w:bCs/>
              </w:rPr>
            </w:pPr>
            <w:r w:rsidRPr="00F364C8">
              <w:rPr>
                <w:b/>
                <w:bCs/>
                <w:sz w:val="17"/>
                <w:szCs w:val="17"/>
              </w:rPr>
              <w:t>Remote Monitoring System</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3B0BDA5" w14:textId="77777777" w:rsidR="009D2CB7" w:rsidRPr="00F364C8" w:rsidRDefault="009D2CB7" w:rsidP="008B7C02">
            <w:pPr>
              <w:rPr>
                <w:b/>
                <w:bCs/>
              </w:rPr>
            </w:pPr>
            <w:r w:rsidRPr="00F364C8">
              <w:rPr>
                <w:b/>
                <w:bCs/>
                <w:sz w:val="17"/>
                <w:szCs w:val="17"/>
              </w:rPr>
              <w:t>Make / Specs</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E684E9E" w14:textId="2E3AD4BC"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29CB78C" w14:textId="77777777" w:rsidR="009D2CB7" w:rsidRPr="00F364C8" w:rsidRDefault="009D2CB7" w:rsidP="008B7C02">
            <w:pPr>
              <w:rPr>
                <w:b/>
                <w:bCs/>
              </w:rPr>
            </w:pPr>
            <w:r w:rsidRPr="00F364C8">
              <w:rPr>
                <w:b/>
                <w:bCs/>
                <w:sz w:val="17"/>
                <w:szCs w:val="17"/>
              </w:rPr>
              <w:t>xx nos.</w:t>
            </w:r>
          </w:p>
        </w:tc>
      </w:tr>
      <w:tr w:rsidR="009D2CB7" w:rsidRPr="00F364C8" w14:paraId="70C76216" w14:textId="77777777" w:rsidTr="008B7C02">
        <w:tc>
          <w:tcPr>
            <w:tcW w:w="117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77D3BC5" w14:textId="77777777" w:rsidR="009D2CB7" w:rsidRPr="00F364C8" w:rsidRDefault="009D2CB7" w:rsidP="008B7C02">
            <w:pPr>
              <w:rPr>
                <w:b/>
                <w:bCs/>
              </w:rPr>
            </w:pPr>
            <w:r w:rsidRPr="00F364C8">
              <w:rPr>
                <w:b/>
                <w:bCs/>
                <w:sz w:val="17"/>
                <w:szCs w:val="17"/>
              </w:rPr>
              <w:t>2</w:t>
            </w:r>
          </w:p>
        </w:tc>
        <w:tc>
          <w:tcPr>
            <w:tcW w:w="2022"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A6A9FCD" w14:textId="77777777" w:rsidR="009D2CB7" w:rsidRPr="00F364C8" w:rsidRDefault="009D2CB7" w:rsidP="008B7C02">
            <w:pPr>
              <w:rPr>
                <w:b/>
                <w:bCs/>
              </w:rPr>
            </w:pPr>
            <w:r w:rsidRPr="00F364C8">
              <w:rPr>
                <w:b/>
                <w:bCs/>
                <w:sz w:val="17"/>
                <w:szCs w:val="17"/>
              </w:rPr>
              <w:t>Irradiation Sensor</w:t>
            </w:r>
          </w:p>
        </w:tc>
        <w:tc>
          <w:tcPr>
            <w:tcW w:w="2459"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7814DE5" w14:textId="77777777" w:rsidR="009D2CB7" w:rsidRPr="00F364C8" w:rsidRDefault="009D2CB7" w:rsidP="008B7C02">
            <w:pPr>
              <w:rPr>
                <w:b/>
                <w:bCs/>
              </w:rPr>
            </w:pPr>
            <w:r w:rsidRPr="00F364C8">
              <w:rPr>
                <w:b/>
                <w:bCs/>
                <w:sz w:val="17"/>
                <w:szCs w:val="17"/>
              </w:rPr>
              <w:t>Make / Specs</w:t>
            </w:r>
          </w:p>
        </w:tc>
        <w:tc>
          <w:tcPr>
            <w:tcW w:w="2475"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6961C8A" w14:textId="21FFF815"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7D1A582" w14:textId="77777777" w:rsidR="009D2CB7" w:rsidRPr="00F364C8" w:rsidRDefault="009D2CB7" w:rsidP="008B7C02">
            <w:pPr>
              <w:rPr>
                <w:b/>
                <w:bCs/>
              </w:rPr>
            </w:pPr>
            <w:r w:rsidRPr="00F364C8">
              <w:rPr>
                <w:b/>
                <w:bCs/>
                <w:sz w:val="17"/>
                <w:szCs w:val="17"/>
              </w:rPr>
              <w:t>xx nos.</w:t>
            </w:r>
          </w:p>
        </w:tc>
      </w:tr>
      <w:tr w:rsidR="009D2CB7" w:rsidRPr="00F364C8" w14:paraId="5B5C69AC"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C0ADB7B" w14:textId="77777777" w:rsidR="009D2CB7" w:rsidRPr="00F364C8" w:rsidRDefault="009D2CB7" w:rsidP="008B7C02">
            <w:pPr>
              <w:rPr>
                <w:b/>
                <w:bCs/>
              </w:rPr>
            </w:pPr>
            <w:r w:rsidRPr="00F364C8">
              <w:rPr>
                <w:b/>
                <w:bCs/>
                <w:sz w:val="17"/>
                <w:szCs w:val="17"/>
              </w:rPr>
              <w:t>3</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792D055" w14:textId="77777777" w:rsidR="009D2CB7" w:rsidRPr="00F364C8" w:rsidRDefault="009D2CB7" w:rsidP="008B7C02">
            <w:pPr>
              <w:rPr>
                <w:b/>
                <w:bCs/>
              </w:rPr>
            </w:pPr>
            <w:r w:rsidRPr="00F364C8">
              <w:rPr>
                <w:b/>
                <w:bCs/>
                <w:sz w:val="17"/>
                <w:szCs w:val="17"/>
              </w:rPr>
              <w:t>Ambient Temp. Sensor</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64F0DC5" w14:textId="77777777" w:rsidR="009D2CB7" w:rsidRPr="00F364C8" w:rsidRDefault="009D2CB7" w:rsidP="008B7C02">
            <w:pPr>
              <w:rPr>
                <w:b/>
                <w:bCs/>
              </w:rPr>
            </w:pPr>
            <w:r w:rsidRPr="00F364C8">
              <w:rPr>
                <w:b/>
                <w:bCs/>
                <w:sz w:val="17"/>
                <w:szCs w:val="17"/>
              </w:rPr>
              <w:t>Make / Specs</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1CFFD94" w14:textId="73DCF18D"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3400DC0" w14:textId="77777777" w:rsidR="009D2CB7" w:rsidRPr="00F364C8" w:rsidRDefault="009D2CB7" w:rsidP="008B7C02">
            <w:pPr>
              <w:rPr>
                <w:b/>
                <w:bCs/>
              </w:rPr>
            </w:pPr>
            <w:r w:rsidRPr="00F364C8">
              <w:rPr>
                <w:b/>
                <w:bCs/>
                <w:sz w:val="17"/>
                <w:szCs w:val="17"/>
              </w:rPr>
              <w:t>xx nos.</w:t>
            </w:r>
          </w:p>
        </w:tc>
      </w:tr>
      <w:tr w:rsidR="009D2CB7" w:rsidRPr="00F364C8" w14:paraId="4E94C1D5" w14:textId="77777777" w:rsidTr="008B7C02">
        <w:tc>
          <w:tcPr>
            <w:tcW w:w="117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34ECD0C" w14:textId="77777777" w:rsidR="009D2CB7" w:rsidRPr="00F364C8" w:rsidRDefault="009D2CB7" w:rsidP="008B7C02">
            <w:pPr>
              <w:rPr>
                <w:b/>
                <w:bCs/>
              </w:rPr>
            </w:pPr>
            <w:r w:rsidRPr="00F364C8">
              <w:rPr>
                <w:b/>
                <w:bCs/>
                <w:sz w:val="17"/>
                <w:szCs w:val="17"/>
              </w:rPr>
              <w:t>4</w:t>
            </w:r>
          </w:p>
        </w:tc>
        <w:tc>
          <w:tcPr>
            <w:tcW w:w="2022"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11CE582" w14:textId="77777777" w:rsidR="009D2CB7" w:rsidRPr="00F364C8" w:rsidRDefault="009D2CB7" w:rsidP="008B7C02">
            <w:pPr>
              <w:rPr>
                <w:b/>
                <w:bCs/>
              </w:rPr>
            </w:pPr>
            <w:r w:rsidRPr="00F364C8">
              <w:rPr>
                <w:b/>
                <w:bCs/>
                <w:sz w:val="17"/>
                <w:szCs w:val="17"/>
              </w:rPr>
              <w:t>Module Cleaning (Manual)</w:t>
            </w:r>
          </w:p>
        </w:tc>
        <w:tc>
          <w:tcPr>
            <w:tcW w:w="2459"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C9D5CC8" w14:textId="77777777" w:rsidR="009D2CB7" w:rsidRPr="00F364C8" w:rsidRDefault="009D2CB7" w:rsidP="008B7C02">
            <w:pPr>
              <w:rPr>
                <w:b/>
                <w:bCs/>
              </w:rPr>
            </w:pPr>
            <w:r w:rsidRPr="00F364C8">
              <w:rPr>
                <w:b/>
                <w:bCs/>
                <w:sz w:val="17"/>
                <w:szCs w:val="17"/>
              </w:rPr>
              <w:t>Make</w:t>
            </w:r>
          </w:p>
        </w:tc>
        <w:tc>
          <w:tcPr>
            <w:tcW w:w="2475"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BFD4A1A" w14:textId="7E2BA9B3"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F10B24B" w14:textId="77777777" w:rsidR="009D2CB7" w:rsidRPr="00F364C8" w:rsidRDefault="009D2CB7" w:rsidP="008B7C02">
            <w:pPr>
              <w:rPr>
                <w:b/>
                <w:bCs/>
              </w:rPr>
            </w:pPr>
            <w:r w:rsidRPr="00F364C8">
              <w:rPr>
                <w:b/>
                <w:bCs/>
                <w:sz w:val="17"/>
                <w:szCs w:val="17"/>
              </w:rPr>
              <w:t>xx m</w:t>
            </w:r>
          </w:p>
        </w:tc>
      </w:tr>
      <w:tr w:rsidR="009D2CB7" w:rsidRPr="00F364C8" w14:paraId="5C7944F0"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BDCF95F" w14:textId="77777777" w:rsidR="009D2CB7" w:rsidRPr="00F364C8" w:rsidRDefault="009D2CB7" w:rsidP="008B7C02">
            <w:pPr>
              <w:rPr>
                <w:b/>
                <w:bCs/>
              </w:rPr>
            </w:pPr>
            <w:r w:rsidRPr="00F364C8">
              <w:rPr>
                <w:b/>
                <w:bCs/>
                <w:sz w:val="17"/>
                <w:szCs w:val="17"/>
              </w:rPr>
              <w:t>5</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757880E" w14:textId="77777777" w:rsidR="009D2CB7" w:rsidRPr="00F364C8" w:rsidRDefault="009D2CB7" w:rsidP="008B7C02">
            <w:pPr>
              <w:rPr>
                <w:b/>
                <w:bCs/>
              </w:rPr>
            </w:pPr>
            <w:r w:rsidRPr="00F364C8">
              <w:rPr>
                <w:b/>
                <w:bCs/>
                <w:sz w:val="17"/>
                <w:szCs w:val="17"/>
              </w:rPr>
              <w:t>Water Pump / Tank / Meter</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40B530E" w14:textId="77777777" w:rsidR="009D2CB7" w:rsidRPr="00F364C8" w:rsidRDefault="009D2CB7" w:rsidP="008B7C02">
            <w:pPr>
              <w:rPr>
                <w:b/>
                <w:bCs/>
              </w:rPr>
            </w:pPr>
            <w:r w:rsidRPr="00F364C8">
              <w:rPr>
                <w:b/>
                <w:bCs/>
                <w:sz w:val="17"/>
                <w:szCs w:val="17"/>
              </w:rPr>
              <w:t>Make</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17E355A" w14:textId="6C1A456A"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1D17B71" w14:textId="77777777" w:rsidR="009D2CB7" w:rsidRPr="00F364C8" w:rsidRDefault="009D2CB7" w:rsidP="008B7C02">
            <w:pPr>
              <w:rPr>
                <w:b/>
                <w:bCs/>
              </w:rPr>
            </w:pPr>
            <w:r w:rsidRPr="00F364C8">
              <w:rPr>
                <w:b/>
                <w:bCs/>
                <w:sz w:val="17"/>
                <w:szCs w:val="17"/>
              </w:rPr>
              <w:t>xx nos.</w:t>
            </w:r>
          </w:p>
        </w:tc>
      </w:tr>
      <w:tr w:rsidR="009D2CB7" w:rsidRPr="00F364C8" w14:paraId="1AC9D43E" w14:textId="77777777" w:rsidTr="008B7C02">
        <w:tc>
          <w:tcPr>
            <w:tcW w:w="10080" w:type="dxa"/>
            <w:gridSpan w:val="5"/>
            <w:tcBorders>
              <w:top w:val="single" w:sz="4" w:space="0" w:color="C9D6E0"/>
              <w:left w:val="single" w:sz="4" w:space="0" w:color="C9D6E0"/>
              <w:bottom w:val="single" w:sz="4" w:space="0" w:color="C9D6E0"/>
              <w:right w:val="single" w:sz="4" w:space="0" w:color="C9D6E0"/>
            </w:tcBorders>
            <w:shd w:val="clear" w:color="auto" w:fill="F3E9C9"/>
            <w:tcMar>
              <w:top w:w="70" w:type="dxa"/>
              <w:left w:w="120" w:type="dxa"/>
              <w:bottom w:w="70" w:type="dxa"/>
              <w:right w:w="120" w:type="dxa"/>
            </w:tcMar>
            <w:vAlign w:val="center"/>
          </w:tcPr>
          <w:p w14:paraId="33568F72" w14:textId="77777777" w:rsidR="009D2CB7" w:rsidRPr="00F364C8" w:rsidRDefault="009D2CB7" w:rsidP="008B7C02">
            <w:pPr>
              <w:rPr>
                <w:b/>
                <w:bCs/>
              </w:rPr>
            </w:pPr>
            <w:r w:rsidRPr="00F364C8">
              <w:rPr>
                <w:b/>
                <w:bCs/>
                <w:color w:val="0B3C66"/>
                <w:sz w:val="18"/>
                <w:szCs w:val="18"/>
              </w:rPr>
              <w:t>HT Equipment (if applicable)</w:t>
            </w:r>
          </w:p>
        </w:tc>
      </w:tr>
      <w:tr w:rsidR="009D2CB7" w:rsidRPr="00F364C8" w14:paraId="2F41FD9A"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BE02178" w14:textId="77777777" w:rsidR="009D2CB7" w:rsidRPr="00F364C8" w:rsidRDefault="009D2CB7" w:rsidP="008B7C02">
            <w:pPr>
              <w:rPr>
                <w:b/>
                <w:bCs/>
              </w:rPr>
            </w:pPr>
            <w:r w:rsidRPr="00F364C8">
              <w:rPr>
                <w:b/>
                <w:bCs/>
                <w:sz w:val="17"/>
                <w:szCs w:val="17"/>
              </w:rPr>
              <w:t>1</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070D55A" w14:textId="77777777" w:rsidR="009D2CB7" w:rsidRPr="00F364C8" w:rsidRDefault="009D2CB7" w:rsidP="008B7C02">
            <w:pPr>
              <w:rPr>
                <w:b/>
                <w:bCs/>
              </w:rPr>
            </w:pPr>
            <w:r w:rsidRPr="00F364C8">
              <w:rPr>
                <w:b/>
                <w:bCs/>
                <w:sz w:val="17"/>
                <w:szCs w:val="17"/>
              </w:rPr>
              <w:t>HT / VCB Panel</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3B5D8F4" w14:textId="77777777" w:rsidR="009D2CB7" w:rsidRPr="00F364C8" w:rsidRDefault="009D2CB7" w:rsidP="008B7C02">
            <w:pPr>
              <w:rPr>
                <w:b/>
                <w:bCs/>
              </w:rPr>
            </w:pPr>
            <w:r w:rsidRPr="00F364C8">
              <w:rPr>
                <w:b/>
                <w:bCs/>
                <w:sz w:val="17"/>
                <w:szCs w:val="17"/>
              </w:rPr>
              <w:t>Type / Make / Rating</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250DAD6"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2E8278C" w14:textId="77777777" w:rsidR="009D2CB7" w:rsidRPr="00F364C8" w:rsidRDefault="009D2CB7" w:rsidP="008B7C02">
            <w:pPr>
              <w:rPr>
                <w:b/>
                <w:bCs/>
              </w:rPr>
            </w:pPr>
            <w:r w:rsidRPr="00F364C8">
              <w:rPr>
                <w:b/>
                <w:bCs/>
                <w:sz w:val="17"/>
                <w:szCs w:val="17"/>
              </w:rPr>
              <w:t>xx nos.</w:t>
            </w:r>
          </w:p>
        </w:tc>
      </w:tr>
      <w:tr w:rsidR="009D2CB7" w:rsidRPr="00F364C8" w14:paraId="6EC06C66" w14:textId="77777777" w:rsidTr="008B7C02">
        <w:tc>
          <w:tcPr>
            <w:tcW w:w="117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1AACB53" w14:textId="77777777" w:rsidR="009D2CB7" w:rsidRPr="00F364C8" w:rsidRDefault="009D2CB7" w:rsidP="008B7C02">
            <w:pPr>
              <w:rPr>
                <w:b/>
                <w:bCs/>
              </w:rPr>
            </w:pPr>
            <w:r w:rsidRPr="00F364C8">
              <w:rPr>
                <w:b/>
                <w:bCs/>
                <w:sz w:val="17"/>
                <w:szCs w:val="17"/>
              </w:rPr>
              <w:t>2</w:t>
            </w:r>
          </w:p>
        </w:tc>
        <w:tc>
          <w:tcPr>
            <w:tcW w:w="2022"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046E27A" w14:textId="77777777" w:rsidR="009D2CB7" w:rsidRPr="00F364C8" w:rsidRDefault="009D2CB7" w:rsidP="008B7C02">
            <w:pPr>
              <w:rPr>
                <w:b/>
                <w:bCs/>
              </w:rPr>
            </w:pPr>
            <w:r w:rsidRPr="00F364C8">
              <w:rPr>
                <w:b/>
                <w:bCs/>
                <w:sz w:val="17"/>
                <w:szCs w:val="17"/>
              </w:rPr>
              <w:t>Transformer</w:t>
            </w:r>
          </w:p>
        </w:tc>
        <w:tc>
          <w:tcPr>
            <w:tcW w:w="2459"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A6B4C6C" w14:textId="77777777" w:rsidR="009D2CB7" w:rsidRPr="00F364C8" w:rsidRDefault="009D2CB7" w:rsidP="008B7C02">
            <w:pPr>
              <w:rPr>
                <w:b/>
                <w:bCs/>
              </w:rPr>
            </w:pPr>
            <w:r w:rsidRPr="00F364C8">
              <w:rPr>
                <w:b/>
                <w:bCs/>
                <w:sz w:val="17"/>
                <w:szCs w:val="17"/>
              </w:rPr>
              <w:t>Type / Make / Rating</w:t>
            </w:r>
          </w:p>
        </w:tc>
        <w:tc>
          <w:tcPr>
            <w:tcW w:w="2475"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15F8681"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8B7D056" w14:textId="77777777" w:rsidR="009D2CB7" w:rsidRPr="00F364C8" w:rsidRDefault="009D2CB7" w:rsidP="008B7C02">
            <w:pPr>
              <w:rPr>
                <w:b/>
                <w:bCs/>
              </w:rPr>
            </w:pPr>
            <w:r w:rsidRPr="00F364C8">
              <w:rPr>
                <w:b/>
                <w:bCs/>
                <w:sz w:val="17"/>
                <w:szCs w:val="17"/>
              </w:rPr>
              <w:t>xx nos.</w:t>
            </w:r>
          </w:p>
        </w:tc>
      </w:tr>
      <w:tr w:rsidR="009D2CB7" w:rsidRPr="00F364C8" w14:paraId="7B065FDB"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70B7A3E" w14:textId="77777777" w:rsidR="009D2CB7" w:rsidRPr="00F364C8" w:rsidRDefault="009D2CB7" w:rsidP="008B7C02">
            <w:pPr>
              <w:rPr>
                <w:b/>
                <w:bCs/>
              </w:rPr>
            </w:pPr>
            <w:r w:rsidRPr="00F364C8">
              <w:rPr>
                <w:b/>
                <w:bCs/>
                <w:sz w:val="17"/>
                <w:szCs w:val="17"/>
              </w:rPr>
              <w:t>3</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E5D79A9" w14:textId="77777777" w:rsidR="009D2CB7" w:rsidRPr="00F364C8" w:rsidRDefault="009D2CB7" w:rsidP="008B7C02">
            <w:pPr>
              <w:rPr>
                <w:b/>
                <w:bCs/>
              </w:rPr>
            </w:pPr>
            <w:r w:rsidRPr="00F364C8">
              <w:rPr>
                <w:b/>
                <w:bCs/>
                <w:sz w:val="17"/>
                <w:szCs w:val="17"/>
              </w:rPr>
              <w:t>Transmission / Termination</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31119C5" w14:textId="77777777" w:rsidR="009D2CB7" w:rsidRPr="00F364C8" w:rsidRDefault="009D2CB7" w:rsidP="008B7C02">
            <w:pPr>
              <w:rPr>
                <w:b/>
                <w:bCs/>
              </w:rPr>
            </w:pPr>
            <w:r w:rsidRPr="00F364C8">
              <w:rPr>
                <w:b/>
                <w:bCs/>
                <w:sz w:val="17"/>
                <w:szCs w:val="17"/>
              </w:rPr>
              <w:t>Type / Length</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2165815"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E3DFC57" w14:textId="77777777" w:rsidR="009D2CB7" w:rsidRPr="00F364C8" w:rsidRDefault="009D2CB7" w:rsidP="008B7C02">
            <w:pPr>
              <w:rPr>
                <w:b/>
                <w:bCs/>
              </w:rPr>
            </w:pPr>
            <w:r w:rsidRPr="00F364C8">
              <w:rPr>
                <w:b/>
                <w:bCs/>
                <w:sz w:val="17"/>
                <w:szCs w:val="17"/>
              </w:rPr>
              <w:t>xx m</w:t>
            </w:r>
          </w:p>
        </w:tc>
      </w:tr>
      <w:tr w:rsidR="009D2CB7" w:rsidRPr="00F364C8" w14:paraId="112CECEC" w14:textId="77777777" w:rsidTr="008B7C02">
        <w:tc>
          <w:tcPr>
            <w:tcW w:w="117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E9854FC" w14:textId="77777777" w:rsidR="009D2CB7" w:rsidRPr="00F364C8" w:rsidRDefault="009D2CB7" w:rsidP="008B7C02">
            <w:pPr>
              <w:rPr>
                <w:b/>
                <w:bCs/>
              </w:rPr>
            </w:pPr>
            <w:r w:rsidRPr="00F364C8">
              <w:rPr>
                <w:b/>
                <w:bCs/>
                <w:sz w:val="17"/>
                <w:szCs w:val="17"/>
              </w:rPr>
              <w:t>4</w:t>
            </w:r>
          </w:p>
        </w:tc>
        <w:tc>
          <w:tcPr>
            <w:tcW w:w="2022"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5012E45" w14:textId="77777777" w:rsidR="009D2CB7" w:rsidRPr="00F364C8" w:rsidRDefault="009D2CB7" w:rsidP="008B7C02">
            <w:pPr>
              <w:rPr>
                <w:b/>
                <w:bCs/>
              </w:rPr>
            </w:pPr>
            <w:r w:rsidRPr="00F364C8">
              <w:rPr>
                <w:b/>
                <w:bCs/>
                <w:sz w:val="17"/>
                <w:szCs w:val="17"/>
              </w:rPr>
              <w:t>Auxiliary Power</w:t>
            </w:r>
          </w:p>
        </w:tc>
        <w:tc>
          <w:tcPr>
            <w:tcW w:w="2459"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9590E64" w14:textId="77777777" w:rsidR="009D2CB7" w:rsidRPr="00F364C8" w:rsidRDefault="009D2CB7" w:rsidP="008B7C02">
            <w:pPr>
              <w:rPr>
                <w:b/>
                <w:bCs/>
              </w:rPr>
            </w:pPr>
            <w:r w:rsidRPr="00F364C8">
              <w:rPr>
                <w:b/>
                <w:bCs/>
                <w:sz w:val="17"/>
                <w:szCs w:val="17"/>
              </w:rPr>
              <w:t>Transformer / LT / UPS</w:t>
            </w:r>
          </w:p>
        </w:tc>
        <w:tc>
          <w:tcPr>
            <w:tcW w:w="2475"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889FFF2"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12CDD26" w14:textId="77777777" w:rsidR="009D2CB7" w:rsidRPr="00F364C8" w:rsidRDefault="009D2CB7" w:rsidP="008B7C02">
            <w:pPr>
              <w:rPr>
                <w:b/>
                <w:bCs/>
              </w:rPr>
            </w:pPr>
            <w:r w:rsidRPr="00F364C8">
              <w:rPr>
                <w:b/>
                <w:bCs/>
                <w:sz w:val="17"/>
                <w:szCs w:val="17"/>
              </w:rPr>
              <w:t>xx nos.</w:t>
            </w:r>
          </w:p>
        </w:tc>
      </w:tr>
      <w:tr w:rsidR="009D2CB7" w:rsidRPr="00F364C8" w14:paraId="01F60E8F"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389E5B7" w14:textId="77777777" w:rsidR="009D2CB7" w:rsidRPr="00F364C8" w:rsidRDefault="009D2CB7" w:rsidP="008B7C02">
            <w:pPr>
              <w:rPr>
                <w:b/>
                <w:bCs/>
              </w:rPr>
            </w:pPr>
            <w:r w:rsidRPr="00F364C8">
              <w:rPr>
                <w:b/>
                <w:bCs/>
                <w:sz w:val="17"/>
                <w:szCs w:val="17"/>
              </w:rPr>
              <w:t>5</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C3E5800" w14:textId="77777777" w:rsidR="009D2CB7" w:rsidRPr="00F364C8" w:rsidRDefault="009D2CB7" w:rsidP="008B7C02">
            <w:pPr>
              <w:rPr>
                <w:b/>
                <w:bCs/>
              </w:rPr>
            </w:pPr>
            <w:r w:rsidRPr="00F364C8">
              <w:rPr>
                <w:b/>
                <w:bCs/>
                <w:sz w:val="17"/>
                <w:szCs w:val="17"/>
              </w:rPr>
              <w:t>MCR Room / SCADA</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EC2CC84" w14:textId="77777777" w:rsidR="009D2CB7" w:rsidRPr="00F364C8" w:rsidRDefault="009D2CB7" w:rsidP="008B7C02">
            <w:pPr>
              <w:rPr>
                <w:b/>
                <w:bCs/>
              </w:rPr>
            </w:pPr>
            <w:r w:rsidRPr="00F364C8">
              <w:rPr>
                <w:b/>
                <w:bCs/>
                <w:sz w:val="17"/>
                <w:szCs w:val="17"/>
              </w:rPr>
              <w:t>Standard / Make</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22CDFF5"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E98AB72" w14:textId="77777777" w:rsidR="009D2CB7" w:rsidRPr="00F364C8" w:rsidRDefault="009D2CB7" w:rsidP="008B7C02">
            <w:pPr>
              <w:rPr>
                <w:b/>
                <w:bCs/>
              </w:rPr>
            </w:pPr>
            <w:r w:rsidRPr="00F364C8">
              <w:rPr>
                <w:b/>
                <w:bCs/>
                <w:sz w:val="17"/>
                <w:szCs w:val="17"/>
              </w:rPr>
              <w:t>xx nos.</w:t>
            </w:r>
          </w:p>
        </w:tc>
      </w:tr>
      <w:tr w:rsidR="009D2CB7" w:rsidRPr="00F364C8" w14:paraId="5D112B33" w14:textId="77777777" w:rsidTr="008B7C02">
        <w:tc>
          <w:tcPr>
            <w:tcW w:w="117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79924C4" w14:textId="77777777" w:rsidR="009D2CB7" w:rsidRPr="00F364C8" w:rsidRDefault="009D2CB7" w:rsidP="008B7C02">
            <w:pPr>
              <w:rPr>
                <w:b/>
                <w:bCs/>
              </w:rPr>
            </w:pPr>
            <w:r w:rsidRPr="00F364C8">
              <w:rPr>
                <w:b/>
                <w:bCs/>
                <w:sz w:val="17"/>
                <w:szCs w:val="17"/>
              </w:rPr>
              <w:t>6</w:t>
            </w:r>
          </w:p>
        </w:tc>
        <w:tc>
          <w:tcPr>
            <w:tcW w:w="2022"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924627A" w14:textId="77777777" w:rsidR="009D2CB7" w:rsidRPr="00F364C8" w:rsidRDefault="009D2CB7" w:rsidP="008B7C02">
            <w:pPr>
              <w:rPr>
                <w:b/>
                <w:bCs/>
              </w:rPr>
            </w:pPr>
            <w:r w:rsidRPr="00F364C8">
              <w:rPr>
                <w:b/>
                <w:bCs/>
                <w:sz w:val="17"/>
                <w:szCs w:val="17"/>
              </w:rPr>
              <w:t>Boundary / Lighting / CCTV</w:t>
            </w:r>
          </w:p>
        </w:tc>
        <w:tc>
          <w:tcPr>
            <w:tcW w:w="2459"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3E2A2AE" w14:textId="77777777" w:rsidR="009D2CB7" w:rsidRPr="00F364C8" w:rsidRDefault="009D2CB7" w:rsidP="008B7C02">
            <w:pPr>
              <w:rPr>
                <w:b/>
                <w:bCs/>
              </w:rPr>
            </w:pPr>
            <w:r w:rsidRPr="00F364C8">
              <w:rPr>
                <w:b/>
                <w:bCs/>
                <w:sz w:val="17"/>
                <w:szCs w:val="17"/>
              </w:rPr>
              <w:t>Standard / Make</w:t>
            </w:r>
          </w:p>
        </w:tc>
        <w:tc>
          <w:tcPr>
            <w:tcW w:w="2475"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887EE89"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1D6EB63" w14:textId="77777777" w:rsidR="009D2CB7" w:rsidRPr="00F364C8" w:rsidRDefault="009D2CB7" w:rsidP="008B7C02">
            <w:pPr>
              <w:rPr>
                <w:b/>
                <w:bCs/>
              </w:rPr>
            </w:pPr>
            <w:r w:rsidRPr="00F364C8">
              <w:rPr>
                <w:b/>
                <w:bCs/>
                <w:sz w:val="17"/>
                <w:szCs w:val="17"/>
              </w:rPr>
              <w:t>xx nos.</w:t>
            </w:r>
          </w:p>
        </w:tc>
      </w:tr>
      <w:tr w:rsidR="009D2CB7" w:rsidRPr="00F364C8" w14:paraId="46A87B1F"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6B335A4" w14:textId="77777777" w:rsidR="009D2CB7" w:rsidRPr="00F364C8" w:rsidRDefault="009D2CB7" w:rsidP="008B7C02">
            <w:pPr>
              <w:rPr>
                <w:b/>
                <w:bCs/>
              </w:rPr>
            </w:pPr>
            <w:r w:rsidRPr="00F364C8">
              <w:rPr>
                <w:b/>
                <w:bCs/>
                <w:sz w:val="17"/>
                <w:szCs w:val="17"/>
              </w:rPr>
              <w:t>7</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41DC6EB" w14:textId="77777777" w:rsidR="009D2CB7" w:rsidRPr="00F364C8" w:rsidRDefault="009D2CB7" w:rsidP="008B7C02">
            <w:pPr>
              <w:rPr>
                <w:b/>
                <w:bCs/>
              </w:rPr>
            </w:pPr>
            <w:r w:rsidRPr="00F364C8">
              <w:rPr>
                <w:b/>
                <w:bCs/>
                <w:sz w:val="17"/>
                <w:szCs w:val="17"/>
              </w:rPr>
              <w:t>Fire Fighting Equipment</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5650668" w14:textId="77777777" w:rsidR="009D2CB7" w:rsidRPr="00F364C8" w:rsidRDefault="009D2CB7" w:rsidP="008B7C02">
            <w:pPr>
              <w:rPr>
                <w:b/>
                <w:bCs/>
              </w:rPr>
            </w:pPr>
            <w:r w:rsidRPr="00F364C8">
              <w:rPr>
                <w:b/>
                <w:bCs/>
                <w:sz w:val="17"/>
                <w:szCs w:val="17"/>
              </w:rPr>
              <w:t>Make</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FB37FDF"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43D81C8" w14:textId="77777777" w:rsidR="009D2CB7" w:rsidRPr="00F364C8" w:rsidRDefault="009D2CB7" w:rsidP="008B7C02">
            <w:pPr>
              <w:rPr>
                <w:b/>
                <w:bCs/>
              </w:rPr>
            </w:pPr>
            <w:r w:rsidRPr="00F364C8">
              <w:rPr>
                <w:b/>
                <w:bCs/>
                <w:sz w:val="17"/>
                <w:szCs w:val="17"/>
              </w:rPr>
              <w:t>xx nos.</w:t>
            </w:r>
          </w:p>
        </w:tc>
      </w:tr>
      <w:tr w:rsidR="009D2CB7" w:rsidRPr="00F364C8" w14:paraId="2A54F904" w14:textId="77777777" w:rsidTr="008B7C02">
        <w:tc>
          <w:tcPr>
            <w:tcW w:w="10080" w:type="dxa"/>
            <w:gridSpan w:val="5"/>
            <w:tcBorders>
              <w:top w:val="single" w:sz="4" w:space="0" w:color="C9D6E0"/>
              <w:left w:val="single" w:sz="4" w:space="0" w:color="C9D6E0"/>
              <w:bottom w:val="single" w:sz="4" w:space="0" w:color="C9D6E0"/>
              <w:right w:val="single" w:sz="4" w:space="0" w:color="C9D6E0"/>
            </w:tcBorders>
            <w:shd w:val="clear" w:color="auto" w:fill="F3E9C9"/>
            <w:tcMar>
              <w:top w:w="70" w:type="dxa"/>
              <w:left w:w="120" w:type="dxa"/>
              <w:bottom w:w="70" w:type="dxa"/>
              <w:right w:w="120" w:type="dxa"/>
            </w:tcMar>
            <w:vAlign w:val="center"/>
          </w:tcPr>
          <w:p w14:paraId="48882735" w14:textId="77777777" w:rsidR="009D2CB7" w:rsidRPr="00F364C8" w:rsidRDefault="009D2CB7" w:rsidP="008B7C02">
            <w:pPr>
              <w:rPr>
                <w:b/>
                <w:bCs/>
              </w:rPr>
            </w:pPr>
            <w:r w:rsidRPr="00F364C8">
              <w:rPr>
                <w:b/>
                <w:bCs/>
                <w:color w:val="0B3C66"/>
                <w:sz w:val="18"/>
                <w:szCs w:val="18"/>
              </w:rPr>
              <w:t>Net Metering (Customer Scope)</w:t>
            </w:r>
          </w:p>
        </w:tc>
      </w:tr>
      <w:tr w:rsidR="009D2CB7" w:rsidRPr="00F364C8" w14:paraId="10B3E23B"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8E1E359" w14:textId="77777777" w:rsidR="009D2CB7" w:rsidRPr="00F364C8" w:rsidRDefault="009D2CB7" w:rsidP="008B7C02">
            <w:pPr>
              <w:rPr>
                <w:b/>
                <w:bCs/>
              </w:rPr>
            </w:pPr>
            <w:r w:rsidRPr="00F364C8">
              <w:rPr>
                <w:b/>
                <w:bCs/>
                <w:sz w:val="17"/>
                <w:szCs w:val="17"/>
              </w:rPr>
              <w:t>1</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CDB9F74" w14:textId="77777777" w:rsidR="009D2CB7" w:rsidRPr="00F364C8" w:rsidRDefault="009D2CB7" w:rsidP="008B7C02">
            <w:pPr>
              <w:rPr>
                <w:b/>
                <w:bCs/>
              </w:rPr>
            </w:pPr>
            <w:r w:rsidRPr="00F364C8">
              <w:rPr>
                <w:b/>
                <w:bCs/>
                <w:sz w:val="17"/>
                <w:szCs w:val="17"/>
              </w:rPr>
              <w:t>Net Metering Hardware</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08101FB" w14:textId="77777777" w:rsidR="009D2CB7" w:rsidRPr="00F364C8" w:rsidRDefault="009D2CB7" w:rsidP="008B7C02">
            <w:pPr>
              <w:rPr>
                <w:b/>
                <w:bCs/>
              </w:rPr>
            </w:pPr>
            <w:r w:rsidRPr="00F364C8">
              <w:rPr>
                <w:b/>
                <w:bCs/>
                <w:sz w:val="17"/>
                <w:szCs w:val="17"/>
              </w:rPr>
              <w:t>Make / Class</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035AFAE"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6A19A93" w14:textId="77777777" w:rsidR="009D2CB7" w:rsidRPr="00F364C8" w:rsidRDefault="009D2CB7" w:rsidP="008B7C02">
            <w:pPr>
              <w:rPr>
                <w:b/>
                <w:bCs/>
              </w:rPr>
            </w:pPr>
            <w:r w:rsidRPr="00F364C8">
              <w:rPr>
                <w:b/>
                <w:bCs/>
                <w:sz w:val="17"/>
                <w:szCs w:val="17"/>
              </w:rPr>
              <w:t>xx nos.</w:t>
            </w:r>
          </w:p>
        </w:tc>
      </w:tr>
      <w:tr w:rsidR="009D2CB7" w:rsidRPr="00F364C8" w14:paraId="38712831" w14:textId="77777777" w:rsidTr="008B7C02">
        <w:tc>
          <w:tcPr>
            <w:tcW w:w="117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FFAA954" w14:textId="77777777" w:rsidR="009D2CB7" w:rsidRPr="00F364C8" w:rsidRDefault="009D2CB7" w:rsidP="008B7C02">
            <w:pPr>
              <w:rPr>
                <w:b/>
                <w:bCs/>
              </w:rPr>
            </w:pPr>
            <w:r w:rsidRPr="00F364C8">
              <w:rPr>
                <w:b/>
                <w:bCs/>
                <w:sz w:val="17"/>
                <w:szCs w:val="17"/>
              </w:rPr>
              <w:t>2</w:t>
            </w:r>
          </w:p>
        </w:tc>
        <w:tc>
          <w:tcPr>
            <w:tcW w:w="2022"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E3EE8B0" w14:textId="77777777" w:rsidR="009D2CB7" w:rsidRPr="00F364C8" w:rsidRDefault="009D2CB7" w:rsidP="008B7C02">
            <w:pPr>
              <w:rPr>
                <w:b/>
                <w:bCs/>
              </w:rPr>
            </w:pPr>
            <w:r w:rsidRPr="00F364C8">
              <w:rPr>
                <w:b/>
                <w:bCs/>
                <w:sz w:val="17"/>
                <w:szCs w:val="17"/>
              </w:rPr>
              <w:t>Net Metering Cubicle</w:t>
            </w:r>
          </w:p>
        </w:tc>
        <w:tc>
          <w:tcPr>
            <w:tcW w:w="2459"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E71745D" w14:textId="77777777" w:rsidR="009D2CB7" w:rsidRPr="00F364C8" w:rsidRDefault="009D2CB7" w:rsidP="008B7C02">
            <w:pPr>
              <w:rPr>
                <w:b/>
                <w:bCs/>
              </w:rPr>
            </w:pPr>
            <w:r w:rsidRPr="00F364C8">
              <w:rPr>
                <w:b/>
                <w:bCs/>
                <w:sz w:val="17"/>
                <w:szCs w:val="17"/>
              </w:rPr>
              <w:t>Make</w:t>
            </w:r>
          </w:p>
        </w:tc>
        <w:tc>
          <w:tcPr>
            <w:tcW w:w="2475"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189F81E" w14:textId="77777777" w:rsidR="009D2CB7" w:rsidRPr="00F364C8" w:rsidRDefault="009D2CB7" w:rsidP="008B7C02">
            <w:pPr>
              <w:rPr>
                <w:b/>
                <w:bCs/>
              </w:rPr>
            </w:pPr>
          </w:p>
        </w:tc>
        <w:tc>
          <w:tcPr>
            <w:tcW w:w="1954"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50052B1" w14:textId="77777777" w:rsidR="009D2CB7" w:rsidRPr="00F364C8" w:rsidRDefault="009D2CB7" w:rsidP="008B7C02">
            <w:pPr>
              <w:rPr>
                <w:b/>
                <w:bCs/>
              </w:rPr>
            </w:pPr>
            <w:r w:rsidRPr="00F364C8">
              <w:rPr>
                <w:b/>
                <w:bCs/>
                <w:sz w:val="17"/>
                <w:szCs w:val="17"/>
              </w:rPr>
              <w:t>—</w:t>
            </w:r>
          </w:p>
        </w:tc>
      </w:tr>
      <w:tr w:rsidR="009D2CB7" w:rsidRPr="00F364C8" w14:paraId="248075FC" w14:textId="77777777" w:rsidTr="008B7C02">
        <w:tc>
          <w:tcPr>
            <w:tcW w:w="10080" w:type="dxa"/>
            <w:gridSpan w:val="5"/>
            <w:tcBorders>
              <w:top w:val="single" w:sz="4" w:space="0" w:color="C9D6E0"/>
              <w:left w:val="single" w:sz="4" w:space="0" w:color="C9D6E0"/>
              <w:bottom w:val="single" w:sz="4" w:space="0" w:color="C9D6E0"/>
              <w:right w:val="single" w:sz="4" w:space="0" w:color="C9D6E0"/>
            </w:tcBorders>
            <w:shd w:val="clear" w:color="auto" w:fill="F3E9C9"/>
            <w:tcMar>
              <w:top w:w="70" w:type="dxa"/>
              <w:left w:w="120" w:type="dxa"/>
              <w:bottom w:w="70" w:type="dxa"/>
              <w:right w:w="120" w:type="dxa"/>
            </w:tcMar>
            <w:vAlign w:val="center"/>
          </w:tcPr>
          <w:p w14:paraId="681FBC1C" w14:textId="77777777" w:rsidR="009D2CB7" w:rsidRPr="00F364C8" w:rsidRDefault="009D2CB7" w:rsidP="008B7C02">
            <w:pPr>
              <w:rPr>
                <w:b/>
                <w:bCs/>
                <w:sz w:val="17"/>
                <w:szCs w:val="17"/>
              </w:rPr>
            </w:pPr>
            <w:r w:rsidRPr="0035414D">
              <w:rPr>
                <w:b/>
                <w:bCs/>
                <w:color w:val="0B3C66"/>
                <w:sz w:val="18"/>
                <w:szCs w:val="18"/>
              </w:rPr>
              <w:t>Behind the Meter</w:t>
            </w:r>
            <w:r>
              <w:rPr>
                <w:b/>
                <w:bCs/>
                <w:sz w:val="17"/>
                <w:szCs w:val="17"/>
              </w:rPr>
              <w:t xml:space="preserve"> </w:t>
            </w:r>
          </w:p>
        </w:tc>
      </w:tr>
      <w:tr w:rsidR="009D2CB7" w:rsidRPr="00F364C8" w14:paraId="75259E85"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F3B0907" w14:textId="77777777" w:rsidR="009D2CB7" w:rsidRPr="0035414D" w:rsidRDefault="009D2CB7" w:rsidP="008B7C02">
            <w:pPr>
              <w:rPr>
                <w:b/>
                <w:bCs/>
                <w:sz w:val="17"/>
                <w:szCs w:val="17"/>
              </w:rPr>
            </w:pPr>
            <w:r w:rsidRPr="00F364C8">
              <w:rPr>
                <w:b/>
                <w:bCs/>
                <w:sz w:val="17"/>
                <w:szCs w:val="17"/>
              </w:rPr>
              <w:t>1</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6D6527F" w14:textId="77777777" w:rsidR="009D2CB7" w:rsidRPr="0035414D" w:rsidRDefault="009D2CB7" w:rsidP="008B7C02">
            <w:pPr>
              <w:rPr>
                <w:b/>
                <w:bCs/>
                <w:sz w:val="17"/>
                <w:szCs w:val="17"/>
              </w:rPr>
            </w:pPr>
            <w:r w:rsidRPr="0035414D">
              <w:rPr>
                <w:b/>
                <w:bCs/>
                <w:sz w:val="17"/>
                <w:szCs w:val="17"/>
              </w:rPr>
              <w:t>Zero Feed</w:t>
            </w:r>
            <w:r>
              <w:rPr>
                <w:b/>
                <w:bCs/>
                <w:sz w:val="17"/>
                <w:szCs w:val="17"/>
              </w:rPr>
              <w:t xml:space="preserve"> in Device</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7279CD8" w14:textId="77777777" w:rsidR="009D2CB7" w:rsidRPr="0035414D" w:rsidRDefault="009D2CB7" w:rsidP="008B7C02">
            <w:pPr>
              <w:rPr>
                <w:b/>
                <w:bCs/>
                <w:sz w:val="17"/>
                <w:szCs w:val="17"/>
              </w:rPr>
            </w:pPr>
            <w:r w:rsidRPr="00F364C8">
              <w:rPr>
                <w:b/>
                <w:bCs/>
                <w:sz w:val="17"/>
                <w:szCs w:val="17"/>
              </w:rPr>
              <w:t>Make / Class</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5B8C19E" w14:textId="77777777" w:rsidR="009D2CB7" w:rsidRPr="0035414D" w:rsidRDefault="009D2CB7" w:rsidP="008B7C02">
            <w:pPr>
              <w:rPr>
                <w:b/>
                <w:bCs/>
                <w:sz w:val="17"/>
                <w:szCs w:val="17"/>
              </w:rPr>
            </w:pPr>
            <w:r>
              <w:t>As per design</w:t>
            </w: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BE89841" w14:textId="77777777" w:rsidR="009D2CB7" w:rsidRPr="0035414D" w:rsidRDefault="009D2CB7" w:rsidP="008B7C02">
            <w:pPr>
              <w:rPr>
                <w:b/>
                <w:bCs/>
                <w:sz w:val="17"/>
                <w:szCs w:val="17"/>
              </w:rPr>
            </w:pPr>
            <w:r w:rsidRPr="00F364C8">
              <w:rPr>
                <w:b/>
                <w:bCs/>
                <w:sz w:val="17"/>
                <w:szCs w:val="17"/>
              </w:rPr>
              <w:t>xx nos.</w:t>
            </w:r>
          </w:p>
        </w:tc>
      </w:tr>
      <w:tr w:rsidR="009D2CB7" w:rsidRPr="00F364C8" w14:paraId="1F093D16" w14:textId="77777777" w:rsidTr="008B7C02">
        <w:tc>
          <w:tcPr>
            <w:tcW w:w="117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F3F5B43" w14:textId="77777777" w:rsidR="009D2CB7" w:rsidRPr="00F364C8" w:rsidRDefault="009D2CB7" w:rsidP="008B7C02">
            <w:pPr>
              <w:rPr>
                <w:b/>
                <w:bCs/>
                <w:sz w:val="17"/>
                <w:szCs w:val="17"/>
              </w:rPr>
            </w:pPr>
            <w:r>
              <w:rPr>
                <w:b/>
                <w:bCs/>
                <w:sz w:val="17"/>
                <w:szCs w:val="17"/>
              </w:rPr>
              <w:t>2</w:t>
            </w:r>
          </w:p>
        </w:tc>
        <w:tc>
          <w:tcPr>
            <w:tcW w:w="2022"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C9CF86C" w14:textId="77777777" w:rsidR="009D2CB7" w:rsidRPr="0035414D" w:rsidRDefault="009D2CB7" w:rsidP="008B7C02">
            <w:pPr>
              <w:rPr>
                <w:b/>
                <w:bCs/>
                <w:sz w:val="17"/>
                <w:szCs w:val="17"/>
              </w:rPr>
            </w:pPr>
            <w:r>
              <w:rPr>
                <w:b/>
                <w:bCs/>
                <w:sz w:val="17"/>
                <w:szCs w:val="17"/>
              </w:rPr>
              <w:t>DG S</w:t>
            </w:r>
            <w:r w:rsidRPr="0035414D">
              <w:rPr>
                <w:b/>
                <w:bCs/>
                <w:sz w:val="17"/>
                <w:szCs w:val="17"/>
              </w:rPr>
              <w:t>ynchronization</w:t>
            </w:r>
          </w:p>
        </w:tc>
        <w:tc>
          <w:tcPr>
            <w:tcW w:w="2459"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CF33455" w14:textId="77777777" w:rsidR="009D2CB7" w:rsidRPr="00F364C8" w:rsidRDefault="009D2CB7" w:rsidP="008B7C02">
            <w:pPr>
              <w:rPr>
                <w:b/>
                <w:bCs/>
                <w:sz w:val="17"/>
                <w:szCs w:val="17"/>
              </w:rPr>
            </w:pPr>
            <w:r w:rsidRPr="00F364C8">
              <w:rPr>
                <w:b/>
                <w:bCs/>
                <w:sz w:val="17"/>
                <w:szCs w:val="17"/>
              </w:rPr>
              <w:t>Make / Class</w:t>
            </w:r>
          </w:p>
        </w:tc>
        <w:tc>
          <w:tcPr>
            <w:tcW w:w="2475"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92B6657" w14:textId="77777777" w:rsidR="009D2CB7" w:rsidRPr="0035414D" w:rsidRDefault="009D2CB7" w:rsidP="008B7C02">
            <w:pPr>
              <w:rPr>
                <w:b/>
                <w:bCs/>
                <w:sz w:val="17"/>
                <w:szCs w:val="17"/>
              </w:rPr>
            </w:pPr>
            <w:r>
              <w:t>As per design</w:t>
            </w:r>
          </w:p>
        </w:tc>
        <w:tc>
          <w:tcPr>
            <w:tcW w:w="1954"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101D9B1" w14:textId="77777777" w:rsidR="009D2CB7" w:rsidRPr="00F364C8" w:rsidRDefault="009D2CB7" w:rsidP="008B7C02">
            <w:pPr>
              <w:rPr>
                <w:b/>
                <w:bCs/>
                <w:sz w:val="17"/>
                <w:szCs w:val="17"/>
              </w:rPr>
            </w:pPr>
            <w:r w:rsidRPr="00F364C8">
              <w:rPr>
                <w:b/>
                <w:bCs/>
                <w:sz w:val="17"/>
                <w:szCs w:val="17"/>
              </w:rPr>
              <w:t>xx nos.</w:t>
            </w:r>
          </w:p>
        </w:tc>
      </w:tr>
    </w:tbl>
    <w:p w14:paraId="40792A0B" w14:textId="77777777" w:rsidR="00026B7C" w:rsidRDefault="00026B7C" w:rsidP="00026B7C">
      <w:pPr>
        <w:spacing w:after="160"/>
        <w:ind w:left="720"/>
        <w:rPr>
          <w:b/>
          <w:bCs/>
          <w:i/>
          <w:iCs/>
          <w:color w:val="5A6B78"/>
          <w:sz w:val="15"/>
          <w:szCs w:val="15"/>
        </w:rPr>
      </w:pPr>
    </w:p>
    <w:p w14:paraId="034EB28E" w14:textId="77777777" w:rsidR="00026B7C" w:rsidRPr="00F364C8" w:rsidRDefault="00026B7C" w:rsidP="00026B7C">
      <w:pPr>
        <w:spacing w:after="160"/>
        <w:ind w:left="720"/>
        <w:rPr>
          <w:b/>
          <w:bCs/>
        </w:rPr>
      </w:pPr>
      <w:r w:rsidRPr="00F8714A">
        <w:rPr>
          <w:b/>
          <w:bCs/>
          <w:i/>
          <w:iCs/>
          <w:color w:val="5A6B78"/>
          <w:sz w:val="15"/>
          <w:szCs w:val="15"/>
        </w:rPr>
        <w:t>*Above mentioned capacities are indicative and may vary at the time of detailed designing.</w:t>
      </w: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180"/>
      </w:tblGrid>
      <w:tr w:rsidR="008D657E" w:rsidRPr="00332EC8" w14:paraId="66064A02" w14:textId="77777777" w:rsidTr="005005E5">
        <w:tc>
          <w:tcPr>
            <w:tcW w:w="2900" w:type="dxa"/>
            <w:tcBorders>
              <w:top w:val="single" w:sz="4" w:space="0" w:color="C9D6E0"/>
              <w:left w:val="single" w:sz="4" w:space="0" w:color="C9D6E0"/>
              <w:bottom w:val="single" w:sz="4" w:space="0" w:color="C9D6E0"/>
              <w:right w:val="single" w:sz="4" w:space="0" w:color="C9D6E0"/>
            </w:tcBorders>
            <w:shd w:val="clear" w:color="auto" w:fill="FAE2D5" w:themeFill="accent2" w:themeFillTint="33"/>
            <w:tcMar>
              <w:top w:w="100" w:type="dxa"/>
              <w:left w:w="160" w:type="dxa"/>
              <w:bottom w:w="100" w:type="dxa"/>
              <w:right w:w="160" w:type="dxa"/>
            </w:tcMar>
            <w:vAlign w:val="center"/>
          </w:tcPr>
          <w:p w14:paraId="7D249ACB" w14:textId="77777777" w:rsidR="008D657E" w:rsidRPr="00F364C8" w:rsidRDefault="008D657E" w:rsidP="005005E5">
            <w:pPr>
              <w:rPr>
                <w:b/>
                <w:bCs/>
              </w:rPr>
            </w:pPr>
            <w:r w:rsidRPr="00F364C8">
              <w:rPr>
                <w:b/>
                <w:bCs/>
                <w:color w:val="0B3C66"/>
                <w:sz w:val="19"/>
                <w:szCs w:val="19"/>
              </w:rPr>
              <w:t>Exclusions</w:t>
            </w:r>
          </w:p>
        </w:tc>
        <w:tc>
          <w:tcPr>
            <w:tcW w:w="7180"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00535A35" w14:textId="77777777" w:rsidR="00DA5689" w:rsidRDefault="008D657E" w:rsidP="00DA5689">
            <w:pPr>
              <w:pStyle w:val="ListParagraph"/>
              <w:numPr>
                <w:ilvl w:val="0"/>
                <w:numId w:val="23"/>
              </w:numPr>
              <w:spacing w:line="276" w:lineRule="auto"/>
            </w:pPr>
            <w:r w:rsidRPr="00332EC8">
              <w:t xml:space="preserve">Spare feeder / </w:t>
            </w:r>
            <w:r w:rsidR="00DA5689">
              <w:t>B</w:t>
            </w:r>
            <w:r w:rsidRPr="00332EC8">
              <w:t>us-</w:t>
            </w:r>
            <w:r w:rsidR="00DA5689">
              <w:t>B</w:t>
            </w:r>
            <w:r w:rsidRPr="00332EC8">
              <w:t>ar of suitable rating</w:t>
            </w:r>
          </w:p>
          <w:p w14:paraId="18B8626C" w14:textId="77777777" w:rsidR="00DA5689" w:rsidRDefault="00DA5689" w:rsidP="00DA5689">
            <w:pPr>
              <w:pStyle w:val="ListParagraph"/>
              <w:numPr>
                <w:ilvl w:val="0"/>
                <w:numId w:val="23"/>
              </w:numPr>
              <w:spacing w:line="276" w:lineRule="auto"/>
            </w:pPr>
            <w:r>
              <w:t>N</w:t>
            </w:r>
            <w:r w:rsidR="008D657E" w:rsidRPr="00332EC8">
              <w:t>et meter &amp; metering infra upgradation</w:t>
            </w:r>
          </w:p>
          <w:p w14:paraId="74A4816E" w14:textId="77777777" w:rsidR="008D657E" w:rsidRPr="00332EC8" w:rsidRDefault="00DA5689" w:rsidP="00DA5689">
            <w:pPr>
              <w:pStyle w:val="ListParagraph"/>
              <w:numPr>
                <w:ilvl w:val="0"/>
                <w:numId w:val="23"/>
              </w:numPr>
              <w:spacing w:line="276" w:lineRule="auto"/>
            </w:pPr>
            <w:r>
              <w:t>I</w:t>
            </w:r>
            <w:r w:rsidR="008D657E" w:rsidRPr="00332EC8">
              <w:t>nternet connectivity for monitoring</w:t>
            </w:r>
          </w:p>
        </w:tc>
      </w:tr>
    </w:tbl>
    <w:p w14:paraId="1A52141B" w14:textId="77777777" w:rsidR="00A76399" w:rsidRDefault="00F364A4" w:rsidP="00A76399">
      <w:r w:rsidRPr="00F364C8">
        <w:t xml:space="preserve"> </w:t>
      </w:r>
    </w:p>
    <w:p w14:paraId="59DA206E" w14:textId="77777777" w:rsidR="00C65FD1" w:rsidRPr="00AD6619" w:rsidRDefault="00F364A4" w:rsidP="00A76399">
      <w:pPr>
        <w:pStyle w:val="Strong1"/>
        <w:spacing w:before="0"/>
      </w:pPr>
      <w:r w:rsidRPr="00F364C8">
        <w:t xml:space="preserve"> </w:t>
      </w:r>
      <w:bookmarkStart w:id="16" w:name="_Toc232003440"/>
      <w:bookmarkStart w:id="17" w:name="_Toc236831877"/>
      <w:r w:rsidR="0075552A" w:rsidRPr="00AD6619">
        <w:t>2.5 Scope</w:t>
      </w:r>
      <w:r w:rsidRPr="00AD6619">
        <w:t xml:space="preserve"> of Work</w:t>
      </w:r>
      <w:bookmarkEnd w:id="16"/>
      <w:bookmarkEnd w:id="17"/>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5700"/>
        <w:gridCol w:w="1850"/>
        <w:gridCol w:w="1850"/>
      </w:tblGrid>
      <w:tr w:rsidR="00C65FD1" w:rsidRPr="00F364C8" w14:paraId="6E9C4631" w14:textId="77777777" w:rsidTr="000321E9">
        <w:trPr>
          <w:tblHeader/>
        </w:trPr>
        <w:tc>
          <w:tcPr>
            <w:tcW w:w="680" w:type="dxa"/>
            <w:tcBorders>
              <w:top w:val="single" w:sz="4" w:space="0" w:color="C9D6E0"/>
              <w:left w:val="single" w:sz="4" w:space="0" w:color="C9D6E0"/>
              <w:bottom w:val="single" w:sz="4" w:space="0" w:color="C9D6E0"/>
              <w:right w:val="single" w:sz="4" w:space="0" w:color="C9D6E0"/>
            </w:tcBorders>
            <w:shd w:val="clear" w:color="auto" w:fill="0E8A8A"/>
            <w:tcMar>
              <w:top w:w="70" w:type="dxa"/>
              <w:left w:w="120" w:type="dxa"/>
              <w:bottom w:w="70" w:type="dxa"/>
              <w:right w:w="120" w:type="dxa"/>
            </w:tcMar>
            <w:vAlign w:val="center"/>
          </w:tcPr>
          <w:p w14:paraId="201B06E3" w14:textId="77777777" w:rsidR="00C65FD1" w:rsidRPr="00F364C8" w:rsidRDefault="00F364A4">
            <w:pPr>
              <w:rPr>
                <w:b/>
                <w:bCs/>
              </w:rPr>
            </w:pPr>
            <w:bookmarkStart w:id="18" w:name="_Hlk233281513"/>
            <w:r w:rsidRPr="00F364C8">
              <w:rPr>
                <w:b/>
                <w:bCs/>
                <w:color w:val="FFFFFF"/>
                <w:sz w:val="18"/>
                <w:szCs w:val="18"/>
              </w:rPr>
              <w:t>Sr.</w:t>
            </w:r>
          </w:p>
        </w:tc>
        <w:tc>
          <w:tcPr>
            <w:tcW w:w="5700" w:type="dxa"/>
            <w:tcBorders>
              <w:top w:val="single" w:sz="4" w:space="0" w:color="C9D6E0"/>
              <w:left w:val="single" w:sz="4" w:space="0" w:color="C9D6E0"/>
              <w:bottom w:val="single" w:sz="4" w:space="0" w:color="C9D6E0"/>
              <w:right w:val="single" w:sz="4" w:space="0" w:color="C9D6E0"/>
            </w:tcBorders>
            <w:shd w:val="clear" w:color="auto" w:fill="0E8A8A"/>
            <w:tcMar>
              <w:top w:w="70" w:type="dxa"/>
              <w:left w:w="120" w:type="dxa"/>
              <w:bottom w:w="70" w:type="dxa"/>
              <w:right w:w="120" w:type="dxa"/>
            </w:tcMar>
            <w:vAlign w:val="center"/>
          </w:tcPr>
          <w:p w14:paraId="47E3EDA8" w14:textId="77777777" w:rsidR="00C65FD1" w:rsidRPr="00F364C8" w:rsidRDefault="00F364A4">
            <w:pPr>
              <w:rPr>
                <w:b/>
                <w:bCs/>
              </w:rPr>
            </w:pPr>
            <w:r w:rsidRPr="00F364C8">
              <w:rPr>
                <w:b/>
                <w:bCs/>
                <w:color w:val="FFFFFF"/>
                <w:sz w:val="18"/>
                <w:szCs w:val="18"/>
              </w:rPr>
              <w:t>Description</w:t>
            </w:r>
          </w:p>
        </w:tc>
        <w:tc>
          <w:tcPr>
            <w:tcW w:w="1850" w:type="dxa"/>
            <w:tcBorders>
              <w:top w:val="single" w:sz="4" w:space="0" w:color="C9D6E0"/>
              <w:left w:val="single" w:sz="4" w:space="0" w:color="C9D6E0"/>
              <w:bottom w:val="single" w:sz="4" w:space="0" w:color="C9D6E0"/>
              <w:right w:val="single" w:sz="4" w:space="0" w:color="C9D6E0"/>
            </w:tcBorders>
            <w:shd w:val="clear" w:color="auto" w:fill="0E8A8A"/>
            <w:tcMar>
              <w:top w:w="70" w:type="dxa"/>
              <w:left w:w="120" w:type="dxa"/>
              <w:bottom w:w="70" w:type="dxa"/>
              <w:right w:w="120" w:type="dxa"/>
            </w:tcMar>
            <w:vAlign w:val="center"/>
          </w:tcPr>
          <w:p w14:paraId="0E2132E8" w14:textId="77777777" w:rsidR="00C65FD1" w:rsidRPr="00F364C8" w:rsidRDefault="00F364A4">
            <w:pPr>
              <w:rPr>
                <w:b/>
                <w:bCs/>
              </w:rPr>
            </w:pPr>
            <w:r w:rsidRPr="00F364C8">
              <w:rPr>
                <w:b/>
                <w:bCs/>
                <w:color w:val="FFFFFF"/>
                <w:sz w:val="18"/>
                <w:szCs w:val="18"/>
              </w:rPr>
              <w:t>FPEL Scope</w:t>
            </w:r>
          </w:p>
        </w:tc>
        <w:tc>
          <w:tcPr>
            <w:tcW w:w="1850" w:type="dxa"/>
            <w:tcBorders>
              <w:top w:val="single" w:sz="4" w:space="0" w:color="C9D6E0"/>
              <w:left w:val="single" w:sz="4" w:space="0" w:color="C9D6E0"/>
              <w:bottom w:val="single" w:sz="4" w:space="0" w:color="C9D6E0"/>
              <w:right w:val="single" w:sz="4" w:space="0" w:color="C9D6E0"/>
            </w:tcBorders>
            <w:shd w:val="clear" w:color="auto" w:fill="0E8A8A"/>
            <w:tcMar>
              <w:top w:w="70" w:type="dxa"/>
              <w:left w:w="120" w:type="dxa"/>
              <w:bottom w:w="70" w:type="dxa"/>
              <w:right w:w="120" w:type="dxa"/>
            </w:tcMar>
            <w:vAlign w:val="center"/>
          </w:tcPr>
          <w:p w14:paraId="2AAA9ED6" w14:textId="77777777" w:rsidR="00C65FD1" w:rsidRPr="00F364C8" w:rsidRDefault="00F364A4">
            <w:pPr>
              <w:rPr>
                <w:b/>
                <w:bCs/>
              </w:rPr>
            </w:pPr>
            <w:r w:rsidRPr="00F364C8">
              <w:rPr>
                <w:b/>
                <w:bCs/>
                <w:color w:val="FFFFFF"/>
                <w:sz w:val="18"/>
                <w:szCs w:val="18"/>
              </w:rPr>
              <w:t>Client Scope</w:t>
            </w:r>
          </w:p>
        </w:tc>
      </w:tr>
      <w:tr w:rsidR="00C65FD1" w:rsidRPr="00F364C8" w14:paraId="6427BCA1" w14:textId="77777777" w:rsidTr="00460959">
        <w:trPr>
          <w:trHeight w:val="36"/>
        </w:trPr>
        <w:tc>
          <w:tcPr>
            <w:tcW w:w="10080" w:type="dxa"/>
            <w:gridSpan w:val="4"/>
            <w:tcBorders>
              <w:top w:val="single" w:sz="4" w:space="0" w:color="C9D6E0"/>
              <w:left w:val="single" w:sz="4" w:space="0" w:color="C9D6E0"/>
              <w:bottom w:val="single" w:sz="4" w:space="0" w:color="C9D6E0"/>
              <w:right w:val="single" w:sz="4" w:space="0" w:color="C9D6E0"/>
            </w:tcBorders>
            <w:shd w:val="clear" w:color="auto" w:fill="E8F1F8"/>
            <w:tcMar>
              <w:top w:w="70" w:type="dxa"/>
              <w:left w:w="120" w:type="dxa"/>
              <w:bottom w:w="70" w:type="dxa"/>
              <w:right w:w="120" w:type="dxa"/>
            </w:tcMar>
            <w:vAlign w:val="center"/>
          </w:tcPr>
          <w:p w14:paraId="7C3DA674" w14:textId="77777777" w:rsidR="00C65FD1" w:rsidRPr="00F364C8" w:rsidRDefault="00F364A4" w:rsidP="00440600">
            <w:pPr>
              <w:jc w:val="center"/>
              <w:rPr>
                <w:b/>
                <w:bCs/>
              </w:rPr>
            </w:pPr>
            <w:r w:rsidRPr="00F364C8">
              <w:rPr>
                <w:b/>
                <w:bCs/>
                <w:color w:val="0B3C66"/>
                <w:sz w:val="18"/>
                <w:szCs w:val="18"/>
              </w:rPr>
              <w:t>EPC</w:t>
            </w:r>
          </w:p>
        </w:tc>
      </w:tr>
      <w:tr w:rsidR="00D740EB" w:rsidRPr="00F364C8" w14:paraId="578E8A7F" w14:textId="77777777" w:rsidTr="00795A2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37C5C81" w14:textId="77777777" w:rsidR="00D740EB" w:rsidRPr="00F364C8" w:rsidRDefault="00D740EB" w:rsidP="00D740EB">
            <w:pPr>
              <w:rPr>
                <w:b/>
                <w:bCs/>
              </w:rPr>
            </w:pPr>
            <w:r w:rsidRPr="00F364C8">
              <w:rPr>
                <w:b/>
                <w:bCs/>
                <w:sz w:val="17"/>
                <w:szCs w:val="17"/>
              </w:rPr>
              <w:t>1</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34F5AFE8" w14:textId="77777777" w:rsidR="00D740EB" w:rsidRPr="00D740EB" w:rsidRDefault="00D740EB" w:rsidP="00D740EB">
            <w:pPr>
              <w:rPr>
                <w:b/>
                <w:bCs/>
                <w:sz w:val="17"/>
                <w:szCs w:val="17"/>
              </w:rPr>
            </w:pPr>
            <w:r w:rsidRPr="00D740EB">
              <w:rPr>
                <w:b/>
                <w:bCs/>
                <w:sz w:val="17"/>
                <w:szCs w:val="17"/>
              </w:rPr>
              <w:t>Finalization of Site location</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506A3876" w14:textId="77777777" w:rsidR="00D740EB" w:rsidRPr="00C547D3" w:rsidRDefault="009D2CB7" w:rsidP="00442697">
            <w:pPr>
              <w:ind w:left="572" w:firstLine="1"/>
            </w:pPr>
            <w:r>
              <w:t xml:space="preserve">  </w:t>
            </w:r>
            <w:r w:rsidR="00D740EB" w:rsidRPr="004535A4">
              <w:rPr>
                <w:noProof/>
              </w:rPr>
              <w:drawing>
                <wp:inline distT="0" distB="0" distL="0" distR="0" wp14:anchorId="6F0608D0" wp14:editId="558D0A79">
                  <wp:extent cx="168494" cy="168494"/>
                  <wp:effectExtent l="0" t="0" r="3175" b="3175"/>
                  <wp:docPr id="158531675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604F743" w14:textId="77777777" w:rsidR="00D740EB" w:rsidRPr="00F364C8" w:rsidRDefault="00D740EB" w:rsidP="00D740EB">
            <w:pPr>
              <w:jc w:val="center"/>
              <w:rPr>
                <w:b/>
                <w:bCs/>
              </w:rPr>
            </w:pPr>
            <w:r w:rsidRPr="001D1D90">
              <w:rPr>
                <w:rFonts w:ascii="Wingdings" w:eastAsia="Times New Roman" w:hAnsi="Wingdings" w:cs="Calibri"/>
                <w:color w:val="000000"/>
                <w:sz w:val="18"/>
                <w:szCs w:val="18"/>
              </w:rPr>
              <w:t> </w:t>
            </w:r>
          </w:p>
        </w:tc>
      </w:tr>
      <w:tr w:rsidR="00D740EB" w:rsidRPr="00F364C8" w14:paraId="7A4EF869" w14:textId="77777777" w:rsidTr="00795A27">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2641D14" w14:textId="77777777" w:rsidR="00D740EB" w:rsidRPr="00F364C8" w:rsidRDefault="00D740EB" w:rsidP="00D740EB">
            <w:pPr>
              <w:rPr>
                <w:b/>
                <w:bCs/>
              </w:rPr>
            </w:pPr>
            <w:r w:rsidRPr="00F364C8">
              <w:rPr>
                <w:b/>
                <w:bCs/>
                <w:sz w:val="17"/>
                <w:szCs w:val="17"/>
              </w:rPr>
              <w:t>2</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25BC542B" w14:textId="77777777" w:rsidR="00D740EB" w:rsidRPr="00D740EB" w:rsidRDefault="00D740EB" w:rsidP="00D740EB">
            <w:pPr>
              <w:rPr>
                <w:b/>
                <w:bCs/>
                <w:sz w:val="17"/>
                <w:szCs w:val="17"/>
              </w:rPr>
            </w:pPr>
            <w:r w:rsidRPr="00D740EB">
              <w:rPr>
                <w:b/>
                <w:bCs/>
                <w:sz w:val="17"/>
                <w:szCs w:val="17"/>
              </w:rPr>
              <w:t>Proper approach road to site for movement of heavy vehicles, trailers, Road permit.</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4F5CF89" w14:textId="77777777" w:rsidR="00D740EB" w:rsidRPr="00F364C8" w:rsidRDefault="00D740EB" w:rsidP="009D2CB7">
            <w:pPr>
              <w:ind w:left="722" w:firstLine="1"/>
              <w:rPr>
                <w:b/>
                <w:bCs/>
              </w:rPr>
            </w:pPr>
            <w:r w:rsidRPr="001D1D90">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25279369" w14:textId="77777777" w:rsidR="00D740EB" w:rsidRPr="00F364C8" w:rsidRDefault="00D740EB" w:rsidP="00D740EB">
            <w:pPr>
              <w:jc w:val="center"/>
              <w:rPr>
                <w:b/>
                <w:bCs/>
              </w:rPr>
            </w:pPr>
            <w:r w:rsidRPr="00DB3BC8">
              <w:rPr>
                <w:noProof/>
              </w:rPr>
              <w:drawing>
                <wp:inline distT="0" distB="0" distL="0" distR="0" wp14:anchorId="18B21DCF" wp14:editId="042E4F51">
                  <wp:extent cx="168494" cy="168494"/>
                  <wp:effectExtent l="0" t="0" r="3175" b="3175"/>
                  <wp:docPr id="715624685"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4C7B9949" w14:textId="77777777" w:rsidTr="00795A2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29CC91C" w14:textId="77777777" w:rsidR="00D740EB" w:rsidRPr="00F364C8" w:rsidRDefault="00D740EB" w:rsidP="00D740EB">
            <w:pPr>
              <w:rPr>
                <w:b/>
                <w:bCs/>
              </w:rPr>
            </w:pPr>
            <w:r w:rsidRPr="00F364C8">
              <w:rPr>
                <w:b/>
                <w:bCs/>
                <w:sz w:val="17"/>
                <w:szCs w:val="17"/>
              </w:rPr>
              <w:t>3</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13DBFF7B" w14:textId="77777777" w:rsidR="00D740EB" w:rsidRPr="00D740EB" w:rsidRDefault="00D740EB" w:rsidP="00D740EB">
            <w:pPr>
              <w:rPr>
                <w:b/>
                <w:bCs/>
                <w:sz w:val="17"/>
                <w:szCs w:val="17"/>
              </w:rPr>
            </w:pPr>
            <w:r w:rsidRPr="00D740EB">
              <w:rPr>
                <w:b/>
                <w:bCs/>
                <w:sz w:val="17"/>
                <w:szCs w:val="17"/>
              </w:rPr>
              <w:t xml:space="preserve">Ensuring safe permanent ladder access to the site as per safety requirement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9E4D005" w14:textId="77777777" w:rsidR="00D740EB" w:rsidRPr="00F364C8" w:rsidRDefault="00D740EB" w:rsidP="00442697">
            <w:pPr>
              <w:ind w:firstLine="1"/>
              <w:jc w:val="center"/>
              <w:rPr>
                <w:b/>
                <w:bCs/>
              </w:rPr>
            </w:pPr>
            <w:r w:rsidRPr="001D1D90">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5A0D54D0" w14:textId="77777777" w:rsidR="00D740EB" w:rsidRPr="00F364C8" w:rsidRDefault="00D740EB" w:rsidP="00D740EB">
            <w:pPr>
              <w:jc w:val="center"/>
              <w:rPr>
                <w:b/>
                <w:bCs/>
              </w:rPr>
            </w:pPr>
            <w:r w:rsidRPr="00DB3BC8">
              <w:rPr>
                <w:noProof/>
              </w:rPr>
              <w:drawing>
                <wp:inline distT="0" distB="0" distL="0" distR="0" wp14:anchorId="243BB0F6" wp14:editId="210084F7">
                  <wp:extent cx="168494" cy="168494"/>
                  <wp:effectExtent l="0" t="0" r="3175" b="3175"/>
                  <wp:docPr id="1800099591"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64533586" w14:textId="77777777" w:rsidTr="00795A27">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CB46AAC" w14:textId="77777777" w:rsidR="00D740EB" w:rsidRPr="00F364C8" w:rsidRDefault="00D740EB" w:rsidP="00D740EB">
            <w:pPr>
              <w:rPr>
                <w:b/>
                <w:bCs/>
              </w:rPr>
            </w:pPr>
            <w:r w:rsidRPr="00F364C8">
              <w:rPr>
                <w:b/>
                <w:bCs/>
                <w:sz w:val="17"/>
                <w:szCs w:val="17"/>
              </w:rPr>
              <w:t>4</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706D2A90" w14:textId="77777777" w:rsidR="00D740EB" w:rsidRPr="00D740EB" w:rsidRDefault="00D740EB" w:rsidP="00D740EB">
            <w:pPr>
              <w:rPr>
                <w:b/>
                <w:bCs/>
                <w:sz w:val="17"/>
                <w:szCs w:val="17"/>
              </w:rPr>
            </w:pPr>
            <w:r w:rsidRPr="00D740EB">
              <w:rPr>
                <w:b/>
                <w:bCs/>
                <w:sz w:val="17"/>
                <w:szCs w:val="17"/>
              </w:rPr>
              <w:t>Clearing of site for installation</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706CD9A" w14:textId="77777777" w:rsidR="00D740EB" w:rsidRPr="00F364C8" w:rsidRDefault="00D740EB" w:rsidP="00442697">
            <w:pPr>
              <w:ind w:firstLine="1"/>
              <w:jc w:val="center"/>
              <w:rPr>
                <w:b/>
                <w:bCs/>
              </w:rPr>
            </w:pPr>
            <w:r w:rsidRPr="001D1D90">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4B0A4704" w14:textId="77777777" w:rsidR="00D740EB" w:rsidRPr="00F364C8" w:rsidRDefault="00D740EB" w:rsidP="00D740EB">
            <w:pPr>
              <w:jc w:val="center"/>
              <w:rPr>
                <w:b/>
                <w:bCs/>
              </w:rPr>
            </w:pPr>
            <w:r w:rsidRPr="00DB3BC8">
              <w:rPr>
                <w:noProof/>
              </w:rPr>
              <w:drawing>
                <wp:inline distT="0" distB="0" distL="0" distR="0" wp14:anchorId="6745BAF8" wp14:editId="7922AC55">
                  <wp:extent cx="168494" cy="168494"/>
                  <wp:effectExtent l="0" t="0" r="3175" b="3175"/>
                  <wp:docPr id="1624243234"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2B692063" w14:textId="77777777" w:rsidTr="004B15E3">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739440C" w14:textId="77777777" w:rsidR="00D740EB" w:rsidRPr="00F364C8" w:rsidRDefault="00D740EB" w:rsidP="00D740EB">
            <w:pPr>
              <w:rPr>
                <w:b/>
                <w:bCs/>
              </w:rPr>
            </w:pPr>
            <w:r w:rsidRPr="00F364C8">
              <w:rPr>
                <w:b/>
                <w:bCs/>
                <w:sz w:val="17"/>
                <w:szCs w:val="17"/>
              </w:rPr>
              <w:lastRenderedPageBreak/>
              <w:t>5</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1AF46F8E" w14:textId="77777777" w:rsidR="00D740EB" w:rsidRPr="00D740EB" w:rsidRDefault="00D740EB" w:rsidP="00D740EB">
            <w:pPr>
              <w:rPr>
                <w:b/>
                <w:bCs/>
                <w:sz w:val="17"/>
                <w:szCs w:val="17"/>
              </w:rPr>
            </w:pPr>
            <w:r w:rsidRPr="00D740EB">
              <w:rPr>
                <w:b/>
                <w:bCs/>
                <w:sz w:val="17"/>
                <w:szCs w:val="17"/>
              </w:rPr>
              <w:t>Basic Engineering of Plant including overall Layout and General Arrangement</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2E686358" w14:textId="77777777" w:rsidR="00D740EB" w:rsidRPr="00F364C8" w:rsidRDefault="00D740EB" w:rsidP="00442697">
            <w:pPr>
              <w:ind w:firstLine="1"/>
              <w:jc w:val="center"/>
              <w:rPr>
                <w:b/>
                <w:bCs/>
              </w:rPr>
            </w:pPr>
            <w:r w:rsidRPr="00532062">
              <w:rPr>
                <w:noProof/>
              </w:rPr>
              <w:drawing>
                <wp:inline distT="0" distB="0" distL="0" distR="0" wp14:anchorId="786BF1ED" wp14:editId="602D12CC">
                  <wp:extent cx="168494" cy="168494"/>
                  <wp:effectExtent l="0" t="0" r="3175" b="3175"/>
                  <wp:docPr id="32356294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5B7E8C1" w14:textId="77777777" w:rsidR="00D740EB" w:rsidRPr="00F364C8" w:rsidRDefault="00D740EB" w:rsidP="00D740EB">
            <w:pPr>
              <w:jc w:val="center"/>
              <w:rPr>
                <w:b/>
                <w:bCs/>
              </w:rPr>
            </w:pPr>
            <w:r w:rsidRPr="00C805C0">
              <w:rPr>
                <w:rFonts w:ascii="Wingdings" w:eastAsia="Times New Roman" w:hAnsi="Wingdings" w:cs="Calibri"/>
                <w:color w:val="000000"/>
                <w:sz w:val="18"/>
                <w:szCs w:val="18"/>
              </w:rPr>
              <w:t> </w:t>
            </w:r>
          </w:p>
        </w:tc>
      </w:tr>
      <w:tr w:rsidR="00D740EB" w:rsidRPr="00F364C8" w14:paraId="3C9A3240" w14:textId="77777777" w:rsidTr="004B15E3">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B0C3B92" w14:textId="77777777" w:rsidR="00D740EB" w:rsidRPr="00F364C8" w:rsidRDefault="00D740EB" w:rsidP="00D740EB">
            <w:pPr>
              <w:rPr>
                <w:b/>
                <w:bCs/>
              </w:rPr>
            </w:pPr>
            <w:r w:rsidRPr="00F364C8">
              <w:rPr>
                <w:b/>
                <w:bCs/>
                <w:sz w:val="17"/>
                <w:szCs w:val="17"/>
              </w:rPr>
              <w:t>6</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1F56466E" w14:textId="77777777" w:rsidR="00D740EB" w:rsidRPr="00D740EB" w:rsidRDefault="00D740EB" w:rsidP="00D740EB">
            <w:pPr>
              <w:rPr>
                <w:b/>
                <w:bCs/>
                <w:sz w:val="17"/>
                <w:szCs w:val="17"/>
              </w:rPr>
            </w:pPr>
            <w:r w:rsidRPr="00D740EB">
              <w:rPr>
                <w:b/>
                <w:bCs/>
                <w:sz w:val="17"/>
                <w:szCs w:val="17"/>
              </w:rPr>
              <w:t>Submission of BOM with offered makes, SLD and PV Syst Report</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4BD89D23" w14:textId="77777777" w:rsidR="00D740EB" w:rsidRPr="00F364C8" w:rsidRDefault="00D740EB" w:rsidP="00442697">
            <w:pPr>
              <w:ind w:firstLine="1"/>
              <w:jc w:val="center"/>
              <w:rPr>
                <w:b/>
                <w:bCs/>
              </w:rPr>
            </w:pPr>
            <w:r w:rsidRPr="00532062">
              <w:rPr>
                <w:noProof/>
              </w:rPr>
              <w:drawing>
                <wp:inline distT="0" distB="0" distL="0" distR="0" wp14:anchorId="7B46680C" wp14:editId="57128D25">
                  <wp:extent cx="168494" cy="168494"/>
                  <wp:effectExtent l="0" t="0" r="3175" b="3175"/>
                  <wp:docPr id="1820326921"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501123E0" w14:textId="77777777" w:rsidR="00D740EB" w:rsidRPr="00F364C8" w:rsidRDefault="00D740EB" w:rsidP="00D740EB">
            <w:pPr>
              <w:jc w:val="center"/>
              <w:rPr>
                <w:b/>
                <w:bCs/>
              </w:rPr>
            </w:pPr>
            <w:r w:rsidRPr="00C805C0">
              <w:rPr>
                <w:rFonts w:ascii="Wingdings" w:eastAsia="Times New Roman" w:hAnsi="Wingdings" w:cs="Calibri"/>
                <w:color w:val="000000"/>
                <w:sz w:val="18"/>
                <w:szCs w:val="18"/>
              </w:rPr>
              <w:t> </w:t>
            </w:r>
          </w:p>
        </w:tc>
      </w:tr>
      <w:tr w:rsidR="00D740EB" w:rsidRPr="00F364C8" w14:paraId="6A814C24" w14:textId="77777777" w:rsidTr="004B15E3">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2868DFB" w14:textId="77777777" w:rsidR="00D740EB" w:rsidRPr="00F364C8" w:rsidRDefault="00D740EB" w:rsidP="00D740EB">
            <w:pPr>
              <w:rPr>
                <w:b/>
                <w:bCs/>
              </w:rPr>
            </w:pPr>
            <w:r w:rsidRPr="00F364C8">
              <w:rPr>
                <w:b/>
                <w:bCs/>
                <w:sz w:val="17"/>
                <w:szCs w:val="17"/>
              </w:rPr>
              <w:t>7</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F0189A8" w14:textId="77777777" w:rsidR="00D740EB" w:rsidRPr="00D740EB" w:rsidRDefault="00D740EB" w:rsidP="00D740EB">
            <w:pPr>
              <w:rPr>
                <w:b/>
                <w:bCs/>
                <w:sz w:val="17"/>
                <w:szCs w:val="17"/>
              </w:rPr>
            </w:pPr>
            <w:r w:rsidRPr="00D740EB">
              <w:rPr>
                <w:b/>
                <w:bCs/>
                <w:sz w:val="17"/>
                <w:szCs w:val="17"/>
              </w:rPr>
              <w:t>Detailed Project Execution Schedule</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90AEA11" w14:textId="77777777" w:rsidR="00D740EB" w:rsidRPr="00F364C8" w:rsidRDefault="00D740EB" w:rsidP="00442697">
            <w:pPr>
              <w:ind w:firstLine="1"/>
              <w:jc w:val="center"/>
              <w:rPr>
                <w:b/>
                <w:bCs/>
              </w:rPr>
            </w:pPr>
            <w:r w:rsidRPr="00532062">
              <w:rPr>
                <w:noProof/>
              </w:rPr>
              <w:drawing>
                <wp:inline distT="0" distB="0" distL="0" distR="0" wp14:anchorId="79C79E7C" wp14:editId="7A17FE8B">
                  <wp:extent cx="168494" cy="168494"/>
                  <wp:effectExtent l="0" t="0" r="3175" b="3175"/>
                  <wp:docPr id="169156446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32C27EA5" w14:textId="77777777" w:rsidR="00D740EB" w:rsidRPr="00F364C8" w:rsidRDefault="00D740EB" w:rsidP="00D740EB">
            <w:pPr>
              <w:jc w:val="center"/>
              <w:rPr>
                <w:b/>
                <w:bCs/>
              </w:rPr>
            </w:pPr>
            <w:r w:rsidRPr="00C805C0">
              <w:rPr>
                <w:rFonts w:ascii="Wingdings" w:eastAsia="Times New Roman" w:hAnsi="Wingdings" w:cs="Calibri"/>
                <w:color w:val="000000"/>
                <w:sz w:val="18"/>
                <w:szCs w:val="18"/>
              </w:rPr>
              <w:t> </w:t>
            </w:r>
          </w:p>
        </w:tc>
      </w:tr>
      <w:tr w:rsidR="00D740EB" w:rsidRPr="00F364C8" w14:paraId="3890ABF4" w14:textId="77777777" w:rsidTr="004B15E3">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D52F6DD" w14:textId="77777777" w:rsidR="00D740EB" w:rsidRPr="00F364C8" w:rsidRDefault="00D740EB" w:rsidP="00D740EB">
            <w:pPr>
              <w:rPr>
                <w:b/>
                <w:bCs/>
              </w:rPr>
            </w:pPr>
            <w:r w:rsidRPr="00F364C8">
              <w:rPr>
                <w:b/>
                <w:bCs/>
                <w:sz w:val="17"/>
                <w:szCs w:val="17"/>
              </w:rPr>
              <w:t>8</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72D56ACD" w14:textId="77777777" w:rsidR="00D740EB" w:rsidRPr="00D740EB" w:rsidRDefault="00D740EB" w:rsidP="00D740EB">
            <w:pPr>
              <w:rPr>
                <w:b/>
                <w:bCs/>
                <w:sz w:val="17"/>
                <w:szCs w:val="17"/>
              </w:rPr>
            </w:pPr>
            <w:r w:rsidRPr="00D740EB">
              <w:rPr>
                <w:b/>
                <w:bCs/>
                <w:sz w:val="17"/>
                <w:szCs w:val="17"/>
              </w:rPr>
              <w:t>Equipment Specifications, Drawings, Technical Data Sheets</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06F37AF" w14:textId="77777777" w:rsidR="00D740EB" w:rsidRPr="00F364C8" w:rsidRDefault="00D740EB" w:rsidP="00442697">
            <w:pPr>
              <w:ind w:firstLine="1"/>
              <w:jc w:val="center"/>
              <w:rPr>
                <w:b/>
                <w:bCs/>
              </w:rPr>
            </w:pPr>
            <w:r w:rsidRPr="00532062">
              <w:rPr>
                <w:noProof/>
              </w:rPr>
              <w:drawing>
                <wp:inline distT="0" distB="0" distL="0" distR="0" wp14:anchorId="0A163689" wp14:editId="1136EC48">
                  <wp:extent cx="168494" cy="168494"/>
                  <wp:effectExtent l="0" t="0" r="3175" b="3175"/>
                  <wp:docPr id="384922110"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45B7D5C4" w14:textId="77777777" w:rsidR="00D740EB" w:rsidRPr="00F364C8" w:rsidRDefault="00D740EB" w:rsidP="00D740EB">
            <w:pPr>
              <w:jc w:val="center"/>
              <w:rPr>
                <w:b/>
                <w:bCs/>
              </w:rPr>
            </w:pPr>
            <w:r w:rsidRPr="00C805C0">
              <w:rPr>
                <w:rFonts w:ascii="Wingdings" w:eastAsia="Times New Roman" w:hAnsi="Wingdings" w:cs="Calibri"/>
                <w:color w:val="000000"/>
                <w:sz w:val="18"/>
                <w:szCs w:val="18"/>
              </w:rPr>
              <w:t> </w:t>
            </w:r>
          </w:p>
        </w:tc>
      </w:tr>
      <w:tr w:rsidR="00D740EB" w:rsidRPr="00F364C8" w14:paraId="786DD348" w14:textId="77777777" w:rsidTr="004B15E3">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121763A" w14:textId="77777777" w:rsidR="00D740EB" w:rsidRPr="00F364C8" w:rsidRDefault="00D740EB" w:rsidP="00D740EB">
            <w:pPr>
              <w:rPr>
                <w:b/>
                <w:bCs/>
              </w:rPr>
            </w:pPr>
            <w:r w:rsidRPr="00F364C8">
              <w:rPr>
                <w:b/>
                <w:bCs/>
                <w:sz w:val="17"/>
                <w:szCs w:val="17"/>
              </w:rPr>
              <w:t>9</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1BC14698" w14:textId="77777777" w:rsidR="00D740EB" w:rsidRPr="00D740EB" w:rsidRDefault="00D740EB" w:rsidP="00D740EB">
            <w:pPr>
              <w:rPr>
                <w:b/>
                <w:bCs/>
                <w:sz w:val="17"/>
                <w:szCs w:val="17"/>
              </w:rPr>
            </w:pPr>
            <w:r w:rsidRPr="00D740EB">
              <w:rPr>
                <w:b/>
                <w:bCs/>
                <w:sz w:val="17"/>
                <w:szCs w:val="17"/>
              </w:rPr>
              <w:t>System Sizing</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60BDFF8C" w14:textId="77777777" w:rsidR="00D740EB" w:rsidRPr="00F364C8" w:rsidRDefault="00D740EB" w:rsidP="00442697">
            <w:pPr>
              <w:ind w:firstLine="1"/>
              <w:jc w:val="center"/>
              <w:rPr>
                <w:b/>
                <w:bCs/>
              </w:rPr>
            </w:pPr>
            <w:r w:rsidRPr="00532062">
              <w:rPr>
                <w:noProof/>
              </w:rPr>
              <w:drawing>
                <wp:inline distT="0" distB="0" distL="0" distR="0" wp14:anchorId="4E9D4556" wp14:editId="0279CADD">
                  <wp:extent cx="168494" cy="168494"/>
                  <wp:effectExtent l="0" t="0" r="3175" b="3175"/>
                  <wp:docPr id="950883711"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4017EE3" w14:textId="77777777" w:rsidR="00D740EB" w:rsidRPr="00F364C8" w:rsidRDefault="00D740EB" w:rsidP="00D740EB">
            <w:pPr>
              <w:jc w:val="center"/>
              <w:rPr>
                <w:b/>
                <w:bCs/>
              </w:rPr>
            </w:pPr>
            <w:r w:rsidRPr="00C805C0">
              <w:rPr>
                <w:rFonts w:ascii="Wingdings" w:eastAsia="Times New Roman" w:hAnsi="Wingdings" w:cs="Calibri"/>
                <w:color w:val="000000"/>
                <w:sz w:val="18"/>
                <w:szCs w:val="18"/>
              </w:rPr>
              <w:t> </w:t>
            </w:r>
          </w:p>
        </w:tc>
      </w:tr>
      <w:tr w:rsidR="00D740EB" w:rsidRPr="00F364C8" w14:paraId="3D8E367F" w14:textId="77777777" w:rsidTr="00795A27">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84F6512" w14:textId="77777777" w:rsidR="00D740EB" w:rsidRPr="00F364C8" w:rsidRDefault="00D740EB" w:rsidP="00D740EB">
            <w:pPr>
              <w:rPr>
                <w:b/>
                <w:bCs/>
              </w:rPr>
            </w:pPr>
            <w:r w:rsidRPr="00F364C8">
              <w:rPr>
                <w:b/>
                <w:bCs/>
                <w:sz w:val="17"/>
                <w:szCs w:val="17"/>
              </w:rPr>
              <w:t>10</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8E53D62" w14:textId="77777777" w:rsidR="00D740EB" w:rsidRPr="00D740EB" w:rsidRDefault="00D740EB" w:rsidP="00D740EB">
            <w:pPr>
              <w:rPr>
                <w:b/>
                <w:bCs/>
                <w:sz w:val="17"/>
                <w:szCs w:val="17"/>
              </w:rPr>
            </w:pPr>
            <w:r w:rsidRPr="00D740EB">
              <w:rPr>
                <w:b/>
                <w:bCs/>
                <w:sz w:val="17"/>
                <w:szCs w:val="17"/>
              </w:rPr>
              <w:t>Supply of Solar PV Modules, Inverters and BOS Materials</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5D7083E9" w14:textId="77777777" w:rsidR="00D740EB" w:rsidRPr="00F364C8" w:rsidRDefault="00D740EB" w:rsidP="00442697">
            <w:pPr>
              <w:ind w:firstLine="1"/>
              <w:jc w:val="center"/>
              <w:rPr>
                <w:b/>
                <w:bCs/>
              </w:rPr>
            </w:pPr>
            <w:r w:rsidRPr="00532062">
              <w:rPr>
                <w:noProof/>
              </w:rPr>
              <w:drawing>
                <wp:inline distT="0" distB="0" distL="0" distR="0" wp14:anchorId="550C484B" wp14:editId="533E4C46">
                  <wp:extent cx="168494" cy="168494"/>
                  <wp:effectExtent l="0" t="0" r="3175" b="3175"/>
                  <wp:docPr id="996467939"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0815B09" w14:textId="77777777" w:rsidR="00D740EB" w:rsidRPr="00F364C8" w:rsidRDefault="00D740EB" w:rsidP="00D740EB">
            <w:pPr>
              <w:jc w:val="center"/>
              <w:rPr>
                <w:b/>
                <w:bCs/>
              </w:rPr>
            </w:pPr>
            <w:r w:rsidRPr="001D1D90">
              <w:rPr>
                <w:rFonts w:ascii="Wingdings" w:eastAsia="Times New Roman" w:hAnsi="Wingdings" w:cs="Calibri"/>
                <w:color w:val="000000"/>
                <w:sz w:val="18"/>
                <w:szCs w:val="18"/>
              </w:rPr>
              <w:t> </w:t>
            </w:r>
          </w:p>
        </w:tc>
      </w:tr>
      <w:tr w:rsidR="00D740EB" w:rsidRPr="00F364C8" w14:paraId="07B9366F" w14:textId="77777777" w:rsidTr="00795A2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3CD71E4" w14:textId="77777777" w:rsidR="00D740EB" w:rsidRPr="00F364C8" w:rsidRDefault="00D740EB" w:rsidP="00D740EB">
            <w:pPr>
              <w:rPr>
                <w:b/>
                <w:bCs/>
              </w:rPr>
            </w:pPr>
            <w:r w:rsidRPr="00F364C8">
              <w:rPr>
                <w:b/>
                <w:bCs/>
                <w:sz w:val="17"/>
                <w:szCs w:val="17"/>
              </w:rPr>
              <w:t>11</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4B9703CE" w14:textId="77777777" w:rsidR="00D740EB" w:rsidRPr="00D740EB" w:rsidRDefault="00D740EB" w:rsidP="00D740EB">
            <w:pPr>
              <w:rPr>
                <w:b/>
                <w:bCs/>
                <w:sz w:val="17"/>
                <w:szCs w:val="17"/>
              </w:rPr>
            </w:pPr>
            <w:r w:rsidRPr="00D740EB">
              <w:rPr>
                <w:b/>
                <w:bCs/>
                <w:sz w:val="17"/>
                <w:szCs w:val="17"/>
              </w:rPr>
              <w:t>Space and construction/ provision for Storage of Materials</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B79D6B7" w14:textId="77777777" w:rsidR="00D740EB" w:rsidRPr="00F364C8" w:rsidRDefault="00D740EB" w:rsidP="00442697">
            <w:pPr>
              <w:ind w:firstLine="1"/>
              <w:jc w:val="center"/>
              <w:rPr>
                <w:b/>
                <w:bCs/>
              </w:rPr>
            </w:pPr>
            <w:r w:rsidRPr="001D1D90">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C2F255E" w14:textId="77777777" w:rsidR="00D740EB" w:rsidRPr="00F364C8" w:rsidRDefault="00D740EB" w:rsidP="00D740EB">
            <w:pPr>
              <w:jc w:val="center"/>
              <w:rPr>
                <w:b/>
                <w:bCs/>
              </w:rPr>
            </w:pPr>
            <w:r w:rsidRPr="004535A4">
              <w:rPr>
                <w:noProof/>
              </w:rPr>
              <w:drawing>
                <wp:inline distT="0" distB="0" distL="0" distR="0" wp14:anchorId="4A20732F" wp14:editId="59EF9F66">
                  <wp:extent cx="168494" cy="168494"/>
                  <wp:effectExtent l="0" t="0" r="3175" b="3175"/>
                  <wp:docPr id="189468695"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2D46185F" w14:textId="77777777" w:rsidTr="004B3EE5">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769E509" w14:textId="77777777" w:rsidR="00D740EB" w:rsidRPr="00F364C8" w:rsidRDefault="00D740EB" w:rsidP="00D740EB">
            <w:pPr>
              <w:rPr>
                <w:b/>
                <w:bCs/>
              </w:rPr>
            </w:pPr>
            <w:r w:rsidRPr="00F364C8">
              <w:rPr>
                <w:b/>
                <w:bCs/>
                <w:sz w:val="17"/>
                <w:szCs w:val="17"/>
              </w:rPr>
              <w:t>12</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64848A9F" w14:textId="77777777" w:rsidR="00D740EB" w:rsidRPr="00D740EB" w:rsidRDefault="00D740EB" w:rsidP="00D740EB">
            <w:pPr>
              <w:rPr>
                <w:b/>
                <w:bCs/>
                <w:sz w:val="17"/>
                <w:szCs w:val="17"/>
              </w:rPr>
            </w:pPr>
            <w:r w:rsidRPr="00D740EB">
              <w:rPr>
                <w:b/>
                <w:bCs/>
                <w:sz w:val="17"/>
                <w:szCs w:val="17"/>
              </w:rPr>
              <w:t>Civil works for Mounting structures, Earthing etc.</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4BC6D55F" w14:textId="77777777" w:rsidR="00D740EB" w:rsidRPr="00F364C8" w:rsidRDefault="00D740EB" w:rsidP="00442697">
            <w:pPr>
              <w:ind w:firstLine="1"/>
              <w:jc w:val="center"/>
              <w:rPr>
                <w:b/>
                <w:bCs/>
              </w:rPr>
            </w:pPr>
            <w:r w:rsidRPr="00991DFA">
              <w:rPr>
                <w:noProof/>
              </w:rPr>
              <w:drawing>
                <wp:inline distT="0" distB="0" distL="0" distR="0" wp14:anchorId="6F4C619A" wp14:editId="60493533">
                  <wp:extent cx="168494" cy="168494"/>
                  <wp:effectExtent l="0" t="0" r="3175" b="3175"/>
                  <wp:docPr id="1107432886"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25F46EA9" w14:textId="77777777" w:rsidR="00D740EB" w:rsidRPr="00F364C8" w:rsidRDefault="00D740EB" w:rsidP="00D740EB">
            <w:pPr>
              <w:jc w:val="center"/>
              <w:rPr>
                <w:b/>
                <w:bCs/>
              </w:rPr>
            </w:pPr>
            <w:r w:rsidRPr="00CD5FAE">
              <w:rPr>
                <w:rFonts w:ascii="Wingdings" w:eastAsia="Times New Roman" w:hAnsi="Wingdings" w:cs="Calibri"/>
                <w:color w:val="000000"/>
                <w:sz w:val="18"/>
                <w:szCs w:val="18"/>
              </w:rPr>
              <w:t> </w:t>
            </w:r>
          </w:p>
        </w:tc>
      </w:tr>
      <w:tr w:rsidR="00D740EB" w:rsidRPr="00F364C8" w14:paraId="7606BE1E" w14:textId="77777777" w:rsidTr="004B3EE5">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521B938" w14:textId="77777777" w:rsidR="00D740EB" w:rsidRPr="00F364C8" w:rsidRDefault="00D740EB" w:rsidP="00D740EB">
            <w:pPr>
              <w:rPr>
                <w:b/>
                <w:bCs/>
              </w:rPr>
            </w:pPr>
            <w:r w:rsidRPr="00F364C8">
              <w:rPr>
                <w:b/>
                <w:bCs/>
                <w:sz w:val="17"/>
                <w:szCs w:val="17"/>
              </w:rPr>
              <w:t>13</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29CB88D7" w14:textId="77777777" w:rsidR="00D740EB" w:rsidRPr="00D740EB" w:rsidRDefault="00D740EB" w:rsidP="00D740EB">
            <w:pPr>
              <w:rPr>
                <w:b/>
                <w:bCs/>
                <w:sz w:val="17"/>
                <w:szCs w:val="17"/>
              </w:rPr>
            </w:pPr>
            <w:r w:rsidRPr="00D740EB">
              <w:rPr>
                <w:b/>
                <w:bCs/>
                <w:sz w:val="17"/>
                <w:szCs w:val="17"/>
              </w:rPr>
              <w:t xml:space="preserve">Erection of Module Mounding Structure and mounting of other equipment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004D5E60" w14:textId="77777777" w:rsidR="00D740EB" w:rsidRPr="00F364C8" w:rsidRDefault="00D740EB" w:rsidP="00442697">
            <w:pPr>
              <w:jc w:val="center"/>
              <w:rPr>
                <w:b/>
                <w:bCs/>
              </w:rPr>
            </w:pPr>
            <w:r w:rsidRPr="00991DFA">
              <w:rPr>
                <w:noProof/>
              </w:rPr>
              <w:drawing>
                <wp:inline distT="0" distB="0" distL="0" distR="0" wp14:anchorId="37AF79A4" wp14:editId="61DA6C3B">
                  <wp:extent cx="168494" cy="168494"/>
                  <wp:effectExtent l="0" t="0" r="3175" b="3175"/>
                  <wp:docPr id="1934250909"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332A3A2E" w14:textId="77777777" w:rsidR="00D740EB" w:rsidRPr="00F364C8" w:rsidRDefault="00D740EB" w:rsidP="00D740EB">
            <w:pPr>
              <w:jc w:val="center"/>
              <w:rPr>
                <w:b/>
                <w:bCs/>
              </w:rPr>
            </w:pPr>
            <w:r w:rsidRPr="00CD5FAE">
              <w:rPr>
                <w:rFonts w:ascii="Wingdings" w:eastAsia="Times New Roman" w:hAnsi="Wingdings" w:cs="Calibri"/>
                <w:color w:val="000000"/>
                <w:sz w:val="18"/>
                <w:szCs w:val="18"/>
              </w:rPr>
              <w:t> </w:t>
            </w:r>
          </w:p>
        </w:tc>
      </w:tr>
      <w:tr w:rsidR="00D740EB" w:rsidRPr="00F364C8" w14:paraId="044F192B" w14:textId="77777777" w:rsidTr="004B3EE5">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BB87117" w14:textId="77777777" w:rsidR="00D740EB" w:rsidRPr="00F364C8" w:rsidRDefault="00D740EB" w:rsidP="00D740EB">
            <w:pPr>
              <w:rPr>
                <w:b/>
                <w:bCs/>
              </w:rPr>
            </w:pPr>
            <w:r w:rsidRPr="00F364C8">
              <w:rPr>
                <w:b/>
                <w:bCs/>
                <w:sz w:val="17"/>
                <w:szCs w:val="17"/>
              </w:rPr>
              <w:t>14</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6DD78AA5" w14:textId="77777777" w:rsidR="00D740EB" w:rsidRPr="00D740EB" w:rsidRDefault="00D740EB" w:rsidP="00D740EB">
            <w:pPr>
              <w:rPr>
                <w:b/>
                <w:bCs/>
                <w:sz w:val="17"/>
                <w:szCs w:val="17"/>
              </w:rPr>
            </w:pPr>
            <w:r w:rsidRPr="00D740EB">
              <w:rPr>
                <w:b/>
                <w:bCs/>
                <w:sz w:val="17"/>
                <w:szCs w:val="17"/>
              </w:rPr>
              <w:t>Laying and Termination of AC Side, DC Side Cables, Communication cables, earthing and lightning protection.</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0EECF8F" w14:textId="77777777" w:rsidR="00D740EB" w:rsidRPr="00F364C8" w:rsidRDefault="00D740EB" w:rsidP="00442697">
            <w:pPr>
              <w:ind w:firstLine="1"/>
              <w:jc w:val="center"/>
              <w:rPr>
                <w:b/>
                <w:bCs/>
              </w:rPr>
            </w:pPr>
            <w:r w:rsidRPr="00991DFA">
              <w:rPr>
                <w:noProof/>
              </w:rPr>
              <w:drawing>
                <wp:inline distT="0" distB="0" distL="0" distR="0" wp14:anchorId="2E92CA41" wp14:editId="5065EA64">
                  <wp:extent cx="168494" cy="168494"/>
                  <wp:effectExtent l="0" t="0" r="3175" b="3175"/>
                  <wp:docPr id="1468313363"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649D5EEA" w14:textId="77777777" w:rsidR="00D740EB" w:rsidRPr="00F364C8" w:rsidRDefault="00D740EB" w:rsidP="00D740EB">
            <w:pPr>
              <w:jc w:val="center"/>
              <w:rPr>
                <w:b/>
                <w:bCs/>
              </w:rPr>
            </w:pPr>
            <w:r w:rsidRPr="00CD5FAE">
              <w:rPr>
                <w:rFonts w:ascii="Wingdings" w:eastAsia="Times New Roman" w:hAnsi="Wingdings" w:cs="Calibri"/>
                <w:color w:val="000000"/>
                <w:sz w:val="18"/>
                <w:szCs w:val="18"/>
              </w:rPr>
              <w:t> </w:t>
            </w:r>
          </w:p>
        </w:tc>
      </w:tr>
      <w:tr w:rsidR="00D740EB" w:rsidRPr="00F364C8" w14:paraId="51E3A3F8" w14:textId="77777777" w:rsidTr="00795A2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985439C" w14:textId="77777777" w:rsidR="00D740EB" w:rsidRPr="00F364C8" w:rsidRDefault="00D740EB" w:rsidP="00D740EB">
            <w:pPr>
              <w:rPr>
                <w:b/>
                <w:bCs/>
              </w:rPr>
            </w:pPr>
            <w:r w:rsidRPr="00F364C8">
              <w:rPr>
                <w:b/>
                <w:bCs/>
                <w:sz w:val="17"/>
                <w:szCs w:val="17"/>
              </w:rPr>
              <w:t>15</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387FB255" w14:textId="77777777" w:rsidR="00D740EB" w:rsidRPr="00D740EB" w:rsidRDefault="00D740EB" w:rsidP="00D740EB">
            <w:pPr>
              <w:rPr>
                <w:b/>
                <w:bCs/>
                <w:sz w:val="17"/>
                <w:szCs w:val="17"/>
              </w:rPr>
            </w:pPr>
            <w:r w:rsidRPr="00D740EB">
              <w:rPr>
                <w:b/>
                <w:bCs/>
                <w:sz w:val="17"/>
                <w:szCs w:val="17"/>
              </w:rPr>
              <w:t>Construction or Upgradation of existing main metering cubicle as per statutory requirement</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15E9279F" w14:textId="77777777" w:rsidR="00D740EB" w:rsidRPr="00F364C8" w:rsidRDefault="00D740EB" w:rsidP="00442697">
            <w:pPr>
              <w:ind w:firstLine="1"/>
              <w:jc w:val="center"/>
              <w:rPr>
                <w:b/>
                <w:bCs/>
              </w:rPr>
            </w:pPr>
            <w:r w:rsidRPr="001D1D90">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CA1AFD7" w14:textId="77777777" w:rsidR="00D740EB" w:rsidRPr="00F364C8" w:rsidRDefault="00D740EB" w:rsidP="00D740EB">
            <w:pPr>
              <w:jc w:val="center"/>
              <w:rPr>
                <w:b/>
                <w:bCs/>
              </w:rPr>
            </w:pPr>
            <w:r w:rsidRPr="004535A4">
              <w:rPr>
                <w:noProof/>
              </w:rPr>
              <w:drawing>
                <wp:inline distT="0" distB="0" distL="0" distR="0" wp14:anchorId="2320B464" wp14:editId="38B534FF">
                  <wp:extent cx="168494" cy="168494"/>
                  <wp:effectExtent l="0" t="0" r="3175" b="3175"/>
                  <wp:docPr id="649098577"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3B87FB43" w14:textId="77777777" w:rsidTr="000B5155">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5164B45" w14:textId="77777777" w:rsidR="00D740EB" w:rsidRPr="00F364C8" w:rsidRDefault="00D740EB" w:rsidP="00D740EB">
            <w:pPr>
              <w:rPr>
                <w:b/>
                <w:bCs/>
              </w:rPr>
            </w:pPr>
            <w:r w:rsidRPr="00F364C8">
              <w:rPr>
                <w:b/>
                <w:bCs/>
                <w:sz w:val="17"/>
                <w:szCs w:val="17"/>
              </w:rPr>
              <w:t>16</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6352584D" w14:textId="77777777" w:rsidR="00D740EB" w:rsidRPr="00D740EB" w:rsidRDefault="00D740EB" w:rsidP="00D740EB">
            <w:pPr>
              <w:rPr>
                <w:b/>
                <w:bCs/>
                <w:sz w:val="17"/>
                <w:szCs w:val="17"/>
              </w:rPr>
            </w:pPr>
            <w:r w:rsidRPr="00D740EB">
              <w:rPr>
                <w:b/>
                <w:bCs/>
                <w:sz w:val="17"/>
                <w:szCs w:val="17"/>
              </w:rPr>
              <w:t xml:space="preserve">Installation of Solar PV Modules, Inverters and supplied BOS Material </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691271B0" w14:textId="77777777" w:rsidR="00D740EB" w:rsidRPr="00F364C8" w:rsidRDefault="00D740EB" w:rsidP="00442697">
            <w:pPr>
              <w:ind w:firstLine="1"/>
              <w:jc w:val="center"/>
              <w:rPr>
                <w:b/>
                <w:bCs/>
              </w:rPr>
            </w:pPr>
            <w:r w:rsidRPr="00863969">
              <w:rPr>
                <w:noProof/>
              </w:rPr>
              <w:drawing>
                <wp:inline distT="0" distB="0" distL="0" distR="0" wp14:anchorId="71C709FA" wp14:editId="7BD6B81F">
                  <wp:extent cx="168494" cy="168494"/>
                  <wp:effectExtent l="0" t="0" r="3175" b="3175"/>
                  <wp:docPr id="1794547838"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3A0667A" w14:textId="77777777" w:rsidR="00D740EB" w:rsidRPr="00F364C8" w:rsidRDefault="00D740EB" w:rsidP="00D740EB">
            <w:pPr>
              <w:jc w:val="center"/>
              <w:rPr>
                <w:b/>
                <w:bCs/>
              </w:rPr>
            </w:pPr>
            <w:r w:rsidRPr="00CF6E15">
              <w:rPr>
                <w:rFonts w:ascii="Wingdings" w:eastAsia="Times New Roman" w:hAnsi="Wingdings" w:cs="Calibri"/>
                <w:color w:val="000000"/>
                <w:sz w:val="18"/>
                <w:szCs w:val="18"/>
              </w:rPr>
              <w:t> </w:t>
            </w:r>
          </w:p>
        </w:tc>
      </w:tr>
      <w:tr w:rsidR="00D740EB" w:rsidRPr="00F364C8" w14:paraId="78A82316" w14:textId="77777777" w:rsidTr="000B5155">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ABF01DE" w14:textId="77777777" w:rsidR="00D740EB" w:rsidRPr="00F364C8" w:rsidRDefault="00D740EB" w:rsidP="00D740EB">
            <w:pPr>
              <w:rPr>
                <w:b/>
                <w:bCs/>
              </w:rPr>
            </w:pPr>
            <w:r w:rsidRPr="00F364C8">
              <w:rPr>
                <w:b/>
                <w:bCs/>
                <w:sz w:val="17"/>
                <w:szCs w:val="17"/>
              </w:rPr>
              <w:t>17</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3CB79B42" w14:textId="77777777" w:rsidR="00D740EB" w:rsidRPr="00D740EB" w:rsidRDefault="00D740EB" w:rsidP="00D740EB">
            <w:pPr>
              <w:rPr>
                <w:b/>
                <w:bCs/>
                <w:sz w:val="17"/>
                <w:szCs w:val="17"/>
              </w:rPr>
            </w:pPr>
            <w:r w:rsidRPr="00D740EB">
              <w:rPr>
                <w:b/>
                <w:bCs/>
                <w:sz w:val="17"/>
                <w:szCs w:val="17"/>
              </w:rPr>
              <w:t>Commissioning of Remote monitoring and Synchronization with Grid</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6ACC053F" w14:textId="77777777" w:rsidR="00D740EB" w:rsidRPr="00F364C8" w:rsidRDefault="00D740EB" w:rsidP="00442697">
            <w:pPr>
              <w:ind w:firstLine="1"/>
              <w:jc w:val="center"/>
              <w:rPr>
                <w:b/>
                <w:bCs/>
              </w:rPr>
            </w:pPr>
            <w:r w:rsidRPr="00863969">
              <w:rPr>
                <w:noProof/>
              </w:rPr>
              <w:drawing>
                <wp:inline distT="0" distB="0" distL="0" distR="0" wp14:anchorId="07FE9703" wp14:editId="4CF4145F">
                  <wp:extent cx="168494" cy="168494"/>
                  <wp:effectExtent l="0" t="0" r="3175" b="3175"/>
                  <wp:docPr id="158977616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2FF22CA9" w14:textId="77777777" w:rsidR="00D740EB" w:rsidRPr="00F364C8" w:rsidRDefault="00D740EB" w:rsidP="00D740EB">
            <w:pPr>
              <w:jc w:val="center"/>
              <w:rPr>
                <w:b/>
                <w:bCs/>
              </w:rPr>
            </w:pPr>
            <w:r w:rsidRPr="00CF6E15">
              <w:rPr>
                <w:rFonts w:ascii="Wingdings" w:eastAsia="Times New Roman" w:hAnsi="Wingdings" w:cs="Calibri"/>
                <w:color w:val="000000"/>
                <w:sz w:val="18"/>
                <w:szCs w:val="18"/>
              </w:rPr>
              <w:t> </w:t>
            </w:r>
          </w:p>
        </w:tc>
      </w:tr>
      <w:tr w:rsidR="00D740EB" w:rsidRPr="00F364C8" w14:paraId="2158C33A" w14:textId="77777777" w:rsidTr="00795A27">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556FF12" w14:textId="77777777" w:rsidR="00D740EB" w:rsidRPr="00F364C8" w:rsidRDefault="00D740EB" w:rsidP="00D740EB">
            <w:pPr>
              <w:rPr>
                <w:b/>
                <w:bCs/>
              </w:rPr>
            </w:pPr>
            <w:r w:rsidRPr="00F364C8">
              <w:rPr>
                <w:b/>
                <w:bCs/>
                <w:sz w:val="17"/>
                <w:szCs w:val="17"/>
              </w:rPr>
              <w:t>18</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55844DF3" w14:textId="77777777" w:rsidR="00D740EB" w:rsidRPr="00D740EB" w:rsidRDefault="00D740EB" w:rsidP="00D740EB">
            <w:pPr>
              <w:rPr>
                <w:b/>
                <w:bCs/>
                <w:sz w:val="17"/>
                <w:szCs w:val="17"/>
              </w:rPr>
            </w:pPr>
            <w:r w:rsidRPr="00D740EB">
              <w:rPr>
                <w:b/>
                <w:bCs/>
                <w:sz w:val="17"/>
                <w:szCs w:val="17"/>
              </w:rPr>
              <w:t>DG Protection</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4FAF3925" w14:textId="77777777" w:rsidR="00D740EB" w:rsidRPr="00F364C8" w:rsidRDefault="00D740EB" w:rsidP="00442697">
            <w:pPr>
              <w:ind w:firstLine="1"/>
              <w:jc w:val="center"/>
              <w:rPr>
                <w:b/>
                <w:bCs/>
              </w:rPr>
            </w:pPr>
            <w:r w:rsidRPr="00863969">
              <w:rPr>
                <w:noProof/>
              </w:rPr>
              <w:drawing>
                <wp:inline distT="0" distB="0" distL="0" distR="0" wp14:anchorId="4A802E54" wp14:editId="327E16B2">
                  <wp:extent cx="168494" cy="168494"/>
                  <wp:effectExtent l="0" t="0" r="3175" b="3175"/>
                  <wp:docPr id="434543518"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030206E" w14:textId="77777777" w:rsidR="00D740EB" w:rsidRPr="00F364C8" w:rsidRDefault="00D740EB" w:rsidP="00D740EB">
            <w:pPr>
              <w:jc w:val="center"/>
              <w:rPr>
                <w:b/>
                <w:bCs/>
              </w:rPr>
            </w:pPr>
            <w:r w:rsidRPr="001D1D90">
              <w:rPr>
                <w:rFonts w:ascii="Wingdings" w:eastAsia="Times New Roman" w:hAnsi="Wingdings" w:cs="Calibri"/>
                <w:color w:val="000000"/>
                <w:sz w:val="18"/>
                <w:szCs w:val="18"/>
              </w:rPr>
              <w:t> </w:t>
            </w:r>
          </w:p>
        </w:tc>
      </w:tr>
      <w:tr w:rsidR="00D740EB" w:rsidRPr="00F364C8" w14:paraId="49EDA5F1" w14:textId="77777777" w:rsidTr="00795A2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65464270" w14:textId="77777777" w:rsidR="00D740EB" w:rsidRPr="00F364C8" w:rsidRDefault="00D740EB" w:rsidP="00D740EB">
            <w:pPr>
              <w:rPr>
                <w:b/>
                <w:bCs/>
              </w:rPr>
            </w:pPr>
            <w:r w:rsidRPr="00F364C8">
              <w:rPr>
                <w:b/>
                <w:bCs/>
                <w:sz w:val="17"/>
                <w:szCs w:val="17"/>
              </w:rPr>
              <w:t>19</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536FAFA2" w14:textId="77777777" w:rsidR="00D740EB" w:rsidRPr="00D740EB" w:rsidRDefault="00D740EB" w:rsidP="00D740EB">
            <w:pPr>
              <w:rPr>
                <w:b/>
                <w:bCs/>
                <w:sz w:val="17"/>
                <w:szCs w:val="17"/>
              </w:rPr>
            </w:pPr>
            <w:r w:rsidRPr="00D740EB">
              <w:rPr>
                <w:b/>
                <w:bCs/>
                <w:sz w:val="17"/>
                <w:szCs w:val="17"/>
              </w:rPr>
              <w:t xml:space="preserve">Security, watch and ward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EB1B7BC" w14:textId="77777777" w:rsidR="00D740EB" w:rsidRPr="00F364C8" w:rsidRDefault="00D740EB" w:rsidP="00442697">
            <w:pPr>
              <w:ind w:firstLine="1"/>
              <w:jc w:val="center"/>
              <w:rPr>
                <w:b/>
                <w:bCs/>
              </w:rPr>
            </w:pPr>
            <w:r w:rsidRPr="001D1D90">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02E297FE" w14:textId="77777777" w:rsidR="00D740EB" w:rsidRPr="00F364C8" w:rsidRDefault="00D740EB" w:rsidP="00D740EB">
            <w:pPr>
              <w:jc w:val="center"/>
              <w:rPr>
                <w:b/>
                <w:bCs/>
              </w:rPr>
            </w:pPr>
            <w:r w:rsidRPr="006D63CE">
              <w:rPr>
                <w:noProof/>
              </w:rPr>
              <w:drawing>
                <wp:inline distT="0" distB="0" distL="0" distR="0" wp14:anchorId="1166CAAB" wp14:editId="2F79BEAA">
                  <wp:extent cx="168494" cy="168494"/>
                  <wp:effectExtent l="0" t="0" r="3175" b="3175"/>
                  <wp:docPr id="286639609"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104A3207" w14:textId="77777777" w:rsidTr="00795A27">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D03F102" w14:textId="77777777" w:rsidR="00D740EB" w:rsidRPr="00F364C8" w:rsidRDefault="00D740EB" w:rsidP="00D740EB">
            <w:pPr>
              <w:rPr>
                <w:b/>
                <w:bCs/>
              </w:rPr>
            </w:pPr>
            <w:r w:rsidRPr="00F364C8">
              <w:rPr>
                <w:b/>
                <w:bCs/>
                <w:sz w:val="17"/>
                <w:szCs w:val="17"/>
              </w:rPr>
              <w:t>20</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5B41BE21" w14:textId="77777777" w:rsidR="00D740EB" w:rsidRPr="00D740EB" w:rsidRDefault="00D740EB" w:rsidP="00D740EB">
            <w:pPr>
              <w:rPr>
                <w:b/>
                <w:bCs/>
                <w:sz w:val="17"/>
                <w:szCs w:val="17"/>
              </w:rPr>
            </w:pPr>
            <w:r w:rsidRPr="00D740EB">
              <w:rPr>
                <w:b/>
                <w:bCs/>
                <w:sz w:val="17"/>
                <w:szCs w:val="17"/>
              </w:rPr>
              <w:t>Water and power availability for construction work</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427E11E" w14:textId="77777777" w:rsidR="00D740EB" w:rsidRPr="00F364C8" w:rsidRDefault="00D740EB" w:rsidP="00442697">
            <w:pPr>
              <w:ind w:firstLine="1"/>
              <w:jc w:val="center"/>
              <w:rPr>
                <w:b/>
                <w:bCs/>
              </w:rPr>
            </w:pPr>
            <w:r w:rsidRPr="001D1D90">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8F3E94F" w14:textId="77777777" w:rsidR="00D740EB" w:rsidRPr="00F364C8" w:rsidRDefault="00D740EB" w:rsidP="00D740EB">
            <w:pPr>
              <w:jc w:val="center"/>
              <w:rPr>
                <w:b/>
                <w:bCs/>
              </w:rPr>
            </w:pPr>
            <w:r w:rsidRPr="006D63CE">
              <w:rPr>
                <w:noProof/>
              </w:rPr>
              <w:drawing>
                <wp:inline distT="0" distB="0" distL="0" distR="0" wp14:anchorId="419A3846" wp14:editId="546DAAFF">
                  <wp:extent cx="168494" cy="168494"/>
                  <wp:effectExtent l="0" t="0" r="3175" b="3175"/>
                  <wp:docPr id="1986353343"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29729C1C" w14:textId="77777777" w:rsidTr="00777F8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96DDE1C" w14:textId="77777777" w:rsidR="00D740EB" w:rsidRPr="00F364C8" w:rsidRDefault="00D740EB" w:rsidP="00D740EB">
            <w:pPr>
              <w:rPr>
                <w:b/>
                <w:bCs/>
              </w:rPr>
            </w:pPr>
            <w:r w:rsidRPr="00F364C8">
              <w:rPr>
                <w:b/>
                <w:bCs/>
                <w:sz w:val="17"/>
                <w:szCs w:val="17"/>
              </w:rPr>
              <w:t>21</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56EE880D" w14:textId="77777777" w:rsidR="00D740EB" w:rsidRPr="00D740EB" w:rsidRDefault="00D740EB" w:rsidP="00D740EB">
            <w:pPr>
              <w:rPr>
                <w:b/>
                <w:bCs/>
                <w:sz w:val="17"/>
                <w:szCs w:val="17"/>
              </w:rPr>
            </w:pPr>
            <w:r w:rsidRPr="00D740EB">
              <w:rPr>
                <w:b/>
                <w:bCs/>
                <w:sz w:val="17"/>
                <w:szCs w:val="17"/>
              </w:rPr>
              <w:t>As built drawings and O&amp;M manuals</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17E63730" w14:textId="77777777" w:rsidR="00D740EB" w:rsidRPr="00F364C8" w:rsidRDefault="00D740EB" w:rsidP="00442697">
            <w:pPr>
              <w:ind w:firstLine="1"/>
              <w:jc w:val="center"/>
              <w:rPr>
                <w:b/>
                <w:bCs/>
              </w:rPr>
            </w:pPr>
            <w:r w:rsidRPr="00260D61">
              <w:rPr>
                <w:noProof/>
              </w:rPr>
              <w:drawing>
                <wp:inline distT="0" distB="0" distL="0" distR="0" wp14:anchorId="51424C5A" wp14:editId="7778021E">
                  <wp:extent cx="168494" cy="168494"/>
                  <wp:effectExtent l="0" t="0" r="3175" b="3175"/>
                  <wp:docPr id="1464080064"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5DFE574" w14:textId="77777777" w:rsidR="00D740EB" w:rsidRPr="00F364C8" w:rsidRDefault="00D740EB" w:rsidP="00D740EB">
            <w:pPr>
              <w:jc w:val="center"/>
              <w:rPr>
                <w:b/>
                <w:bCs/>
              </w:rPr>
            </w:pPr>
            <w:r w:rsidRPr="00836404">
              <w:rPr>
                <w:rFonts w:ascii="Wingdings" w:eastAsia="Times New Roman" w:hAnsi="Wingdings" w:cs="Calibri"/>
                <w:color w:val="000000"/>
                <w:sz w:val="18"/>
                <w:szCs w:val="18"/>
              </w:rPr>
              <w:t> </w:t>
            </w:r>
          </w:p>
        </w:tc>
      </w:tr>
      <w:tr w:rsidR="00D740EB" w:rsidRPr="00F364C8" w14:paraId="752F9186" w14:textId="77777777" w:rsidTr="00777F87">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CDBB983" w14:textId="77777777" w:rsidR="00D740EB" w:rsidRPr="00F364C8" w:rsidRDefault="00D740EB" w:rsidP="00D740EB">
            <w:pPr>
              <w:rPr>
                <w:b/>
                <w:bCs/>
              </w:rPr>
            </w:pPr>
            <w:r w:rsidRPr="00F364C8">
              <w:rPr>
                <w:b/>
                <w:bCs/>
                <w:sz w:val="17"/>
                <w:szCs w:val="17"/>
              </w:rPr>
              <w:t>22</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4689A2E" w14:textId="77777777" w:rsidR="00D740EB" w:rsidRPr="00D740EB" w:rsidRDefault="00D740EB" w:rsidP="00D740EB">
            <w:pPr>
              <w:rPr>
                <w:b/>
                <w:bCs/>
                <w:sz w:val="17"/>
                <w:szCs w:val="17"/>
              </w:rPr>
            </w:pPr>
            <w:r w:rsidRPr="00D740EB">
              <w:rPr>
                <w:b/>
                <w:bCs/>
                <w:sz w:val="17"/>
                <w:szCs w:val="17"/>
              </w:rPr>
              <w:t>Pre-commissioning Checks and Testing with training and handover</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3BEF840B" w14:textId="77777777" w:rsidR="00D740EB" w:rsidRPr="00F364C8" w:rsidRDefault="00D740EB" w:rsidP="00442697">
            <w:pPr>
              <w:ind w:firstLine="1"/>
              <w:jc w:val="center"/>
              <w:rPr>
                <w:b/>
                <w:bCs/>
              </w:rPr>
            </w:pPr>
            <w:r w:rsidRPr="00260D61">
              <w:rPr>
                <w:noProof/>
              </w:rPr>
              <w:drawing>
                <wp:inline distT="0" distB="0" distL="0" distR="0" wp14:anchorId="61F1EA31" wp14:editId="18B2403B">
                  <wp:extent cx="168494" cy="168494"/>
                  <wp:effectExtent l="0" t="0" r="3175" b="3175"/>
                  <wp:docPr id="29435359"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6EA96FB6" w14:textId="77777777" w:rsidR="00D740EB" w:rsidRPr="00F364C8" w:rsidRDefault="00D740EB" w:rsidP="00D740EB">
            <w:pPr>
              <w:jc w:val="center"/>
              <w:rPr>
                <w:b/>
                <w:bCs/>
              </w:rPr>
            </w:pPr>
            <w:r w:rsidRPr="00836404">
              <w:rPr>
                <w:rFonts w:ascii="Wingdings" w:eastAsia="Times New Roman" w:hAnsi="Wingdings" w:cs="Calibri"/>
                <w:color w:val="000000"/>
                <w:sz w:val="18"/>
                <w:szCs w:val="18"/>
              </w:rPr>
              <w:t> </w:t>
            </w:r>
          </w:p>
        </w:tc>
      </w:tr>
      <w:tr w:rsidR="00D740EB" w:rsidRPr="00F364C8" w14:paraId="77231738" w14:textId="77777777" w:rsidTr="00777F8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3CEEBDFC" w14:textId="77777777" w:rsidR="00D740EB" w:rsidRPr="00F364C8" w:rsidRDefault="00D740EB" w:rsidP="00D740EB">
            <w:pPr>
              <w:rPr>
                <w:b/>
                <w:bCs/>
              </w:rPr>
            </w:pPr>
            <w:r w:rsidRPr="00F364C8">
              <w:rPr>
                <w:b/>
                <w:bCs/>
                <w:sz w:val="17"/>
                <w:szCs w:val="17"/>
              </w:rPr>
              <w:t>23</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2DFB5393" w14:textId="77777777" w:rsidR="00D740EB" w:rsidRPr="00D740EB" w:rsidRDefault="00D740EB" w:rsidP="00D740EB">
            <w:pPr>
              <w:rPr>
                <w:b/>
                <w:bCs/>
                <w:sz w:val="17"/>
                <w:szCs w:val="17"/>
              </w:rPr>
            </w:pPr>
            <w:r w:rsidRPr="00D740EB">
              <w:rPr>
                <w:b/>
                <w:bCs/>
                <w:sz w:val="17"/>
                <w:szCs w:val="17"/>
              </w:rPr>
              <w:t>Insurance of Plant and Equipment during Construction till Project Handover</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1DC1FEE1" w14:textId="77777777" w:rsidR="00D740EB" w:rsidRPr="00F364C8" w:rsidRDefault="00D740EB" w:rsidP="00442697">
            <w:pPr>
              <w:ind w:firstLine="1"/>
              <w:jc w:val="center"/>
              <w:rPr>
                <w:b/>
                <w:bCs/>
              </w:rPr>
            </w:pPr>
            <w:r w:rsidRPr="00260D61">
              <w:rPr>
                <w:noProof/>
              </w:rPr>
              <w:drawing>
                <wp:inline distT="0" distB="0" distL="0" distR="0" wp14:anchorId="7440FFDD" wp14:editId="7CA4C994">
                  <wp:extent cx="168494" cy="168494"/>
                  <wp:effectExtent l="0" t="0" r="3175" b="3175"/>
                  <wp:docPr id="169850411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365BB45D" w14:textId="77777777" w:rsidR="00D740EB" w:rsidRPr="00F364C8" w:rsidRDefault="00D740EB" w:rsidP="00D740EB">
            <w:pPr>
              <w:jc w:val="center"/>
              <w:rPr>
                <w:b/>
                <w:bCs/>
              </w:rPr>
            </w:pPr>
            <w:r w:rsidRPr="00836404">
              <w:rPr>
                <w:rFonts w:ascii="Wingdings" w:eastAsia="Times New Roman" w:hAnsi="Wingdings" w:cs="Calibri"/>
                <w:color w:val="000000"/>
                <w:sz w:val="18"/>
                <w:szCs w:val="18"/>
              </w:rPr>
              <w:t> </w:t>
            </w:r>
          </w:p>
        </w:tc>
      </w:tr>
      <w:tr w:rsidR="00D740EB" w:rsidRPr="00F364C8" w14:paraId="150ADD4F" w14:textId="77777777" w:rsidTr="00777F87">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83EAB78" w14:textId="77777777" w:rsidR="00D740EB" w:rsidRPr="00F364C8" w:rsidRDefault="00D740EB" w:rsidP="00D740EB">
            <w:pPr>
              <w:rPr>
                <w:b/>
                <w:bCs/>
              </w:rPr>
            </w:pPr>
            <w:r w:rsidRPr="00F364C8">
              <w:rPr>
                <w:b/>
                <w:bCs/>
                <w:sz w:val="17"/>
                <w:szCs w:val="17"/>
              </w:rPr>
              <w:t>24</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3744D244" w14:textId="77777777" w:rsidR="00D740EB" w:rsidRPr="00D740EB" w:rsidRDefault="00D740EB" w:rsidP="00D740EB">
            <w:pPr>
              <w:rPr>
                <w:b/>
                <w:bCs/>
                <w:sz w:val="17"/>
                <w:szCs w:val="17"/>
              </w:rPr>
            </w:pPr>
            <w:r w:rsidRPr="00D740EB">
              <w:rPr>
                <w:b/>
                <w:bCs/>
                <w:sz w:val="17"/>
                <w:szCs w:val="17"/>
              </w:rPr>
              <w:t>Project Handover Documentation</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664352F7" w14:textId="77777777" w:rsidR="00D740EB" w:rsidRPr="00F364C8" w:rsidRDefault="00D740EB" w:rsidP="00442697">
            <w:pPr>
              <w:ind w:firstLine="1"/>
              <w:jc w:val="center"/>
              <w:rPr>
                <w:b/>
                <w:bCs/>
              </w:rPr>
            </w:pPr>
            <w:r w:rsidRPr="00260D61">
              <w:rPr>
                <w:noProof/>
              </w:rPr>
              <w:drawing>
                <wp:inline distT="0" distB="0" distL="0" distR="0" wp14:anchorId="2510CAB4" wp14:editId="103D26B2">
                  <wp:extent cx="168494" cy="168494"/>
                  <wp:effectExtent l="0" t="0" r="3175" b="3175"/>
                  <wp:docPr id="138014977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3FD2CCE2" w14:textId="77777777" w:rsidR="00D740EB" w:rsidRPr="00F364C8" w:rsidRDefault="00D740EB" w:rsidP="00D740EB">
            <w:pPr>
              <w:jc w:val="center"/>
              <w:rPr>
                <w:b/>
                <w:bCs/>
              </w:rPr>
            </w:pPr>
            <w:r w:rsidRPr="00836404">
              <w:rPr>
                <w:rFonts w:ascii="Wingdings" w:eastAsia="Times New Roman" w:hAnsi="Wingdings" w:cs="Calibri"/>
                <w:color w:val="000000"/>
                <w:sz w:val="18"/>
                <w:szCs w:val="18"/>
              </w:rPr>
              <w:t> </w:t>
            </w:r>
          </w:p>
        </w:tc>
      </w:tr>
      <w:tr w:rsidR="00D740EB" w:rsidRPr="00F364C8" w14:paraId="64C3D26C" w14:textId="77777777" w:rsidTr="00777F8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5CD8E60E" w14:textId="77777777" w:rsidR="00D740EB" w:rsidRPr="00F364C8" w:rsidRDefault="00D740EB" w:rsidP="00D740EB">
            <w:pPr>
              <w:rPr>
                <w:b/>
                <w:bCs/>
              </w:rPr>
            </w:pPr>
            <w:r w:rsidRPr="00F364C8">
              <w:rPr>
                <w:b/>
                <w:bCs/>
                <w:sz w:val="17"/>
                <w:szCs w:val="17"/>
              </w:rPr>
              <w:t>25</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07FE966F" w14:textId="77777777" w:rsidR="00D740EB" w:rsidRPr="00D740EB" w:rsidRDefault="00D740EB" w:rsidP="00D740EB">
            <w:pPr>
              <w:rPr>
                <w:b/>
                <w:bCs/>
                <w:sz w:val="17"/>
                <w:szCs w:val="17"/>
              </w:rPr>
            </w:pPr>
            <w:r w:rsidRPr="00D740EB">
              <w:rPr>
                <w:b/>
                <w:bCs/>
                <w:sz w:val="17"/>
                <w:szCs w:val="17"/>
              </w:rPr>
              <w:t>Liasioning with Govt Dept for CEIG approval of SLD and obtaining Safety Certificate after installation Project Construction approval</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4CDDD0A7" w14:textId="77777777" w:rsidR="00D740EB" w:rsidRPr="00F364C8" w:rsidRDefault="00D740EB" w:rsidP="00442697">
            <w:pPr>
              <w:ind w:firstLine="1"/>
              <w:jc w:val="center"/>
              <w:rPr>
                <w:b/>
                <w:bCs/>
              </w:rPr>
            </w:pPr>
            <w:r w:rsidRPr="00260D61">
              <w:rPr>
                <w:noProof/>
              </w:rPr>
              <w:drawing>
                <wp:inline distT="0" distB="0" distL="0" distR="0" wp14:anchorId="1CC1966B" wp14:editId="49B44B48">
                  <wp:extent cx="168494" cy="168494"/>
                  <wp:effectExtent l="0" t="0" r="3175" b="3175"/>
                  <wp:docPr id="1445511084"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49A7693" w14:textId="77777777" w:rsidR="00D740EB" w:rsidRPr="00F364C8" w:rsidRDefault="00D740EB" w:rsidP="00D740EB">
            <w:pPr>
              <w:jc w:val="center"/>
              <w:rPr>
                <w:b/>
                <w:bCs/>
              </w:rPr>
            </w:pPr>
            <w:r w:rsidRPr="00836404">
              <w:rPr>
                <w:rFonts w:ascii="Wingdings" w:eastAsia="Times New Roman" w:hAnsi="Wingdings" w:cs="Calibri"/>
                <w:color w:val="000000"/>
                <w:sz w:val="18"/>
                <w:szCs w:val="18"/>
              </w:rPr>
              <w:t> </w:t>
            </w:r>
          </w:p>
        </w:tc>
      </w:tr>
      <w:tr w:rsidR="00D740EB" w:rsidRPr="00F364C8" w14:paraId="0E0D48D3" w14:textId="77777777" w:rsidTr="00CF44A7">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76C5E2A" w14:textId="77777777" w:rsidR="00D740EB" w:rsidRPr="00F364C8" w:rsidRDefault="00D740EB" w:rsidP="00D740EB">
            <w:pPr>
              <w:rPr>
                <w:b/>
                <w:bCs/>
              </w:rPr>
            </w:pPr>
            <w:r w:rsidRPr="00F364C8">
              <w:rPr>
                <w:b/>
                <w:bCs/>
                <w:sz w:val="17"/>
                <w:szCs w:val="17"/>
              </w:rPr>
              <w:t>26</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23653E70" w14:textId="77777777" w:rsidR="00D740EB" w:rsidRPr="00D740EB" w:rsidRDefault="00D740EB" w:rsidP="00D740EB">
            <w:pPr>
              <w:rPr>
                <w:b/>
                <w:bCs/>
                <w:sz w:val="17"/>
                <w:szCs w:val="17"/>
              </w:rPr>
            </w:pPr>
            <w:r w:rsidRPr="00D740EB">
              <w:rPr>
                <w:b/>
                <w:bCs/>
                <w:sz w:val="17"/>
                <w:szCs w:val="17"/>
              </w:rPr>
              <w:t>Statutory Fees for CEIG &amp; Other</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7E19059B" w14:textId="77777777" w:rsidR="00D740EB" w:rsidRPr="00F364C8" w:rsidRDefault="00D740EB" w:rsidP="00442697">
            <w:pPr>
              <w:ind w:firstLine="1"/>
              <w:jc w:val="center"/>
              <w:rPr>
                <w:b/>
                <w:bCs/>
              </w:rPr>
            </w:pPr>
            <w:r w:rsidRPr="003C6F15">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20F910FC" w14:textId="77777777" w:rsidR="00D740EB" w:rsidRPr="00F364C8" w:rsidRDefault="00D740EB" w:rsidP="00D740EB">
            <w:pPr>
              <w:jc w:val="center"/>
              <w:rPr>
                <w:b/>
                <w:bCs/>
              </w:rPr>
            </w:pPr>
            <w:r w:rsidRPr="00C16367">
              <w:rPr>
                <w:noProof/>
              </w:rPr>
              <w:drawing>
                <wp:inline distT="0" distB="0" distL="0" distR="0" wp14:anchorId="1C33408E" wp14:editId="75404147">
                  <wp:extent cx="168494" cy="168494"/>
                  <wp:effectExtent l="0" t="0" r="3175" b="3175"/>
                  <wp:docPr id="1646783510"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35796351" w14:textId="77777777" w:rsidTr="00CF44A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EAF7FC0" w14:textId="77777777" w:rsidR="00D740EB" w:rsidRPr="00F364C8" w:rsidRDefault="00D740EB" w:rsidP="00D740EB">
            <w:pPr>
              <w:rPr>
                <w:b/>
                <w:bCs/>
              </w:rPr>
            </w:pPr>
            <w:r w:rsidRPr="00F364C8">
              <w:rPr>
                <w:b/>
                <w:bCs/>
                <w:sz w:val="17"/>
                <w:szCs w:val="17"/>
              </w:rPr>
              <w:t>27</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1DC4ABF7" w14:textId="77777777" w:rsidR="00D740EB" w:rsidRPr="00D740EB" w:rsidRDefault="00D740EB" w:rsidP="00D740EB">
            <w:pPr>
              <w:rPr>
                <w:b/>
                <w:bCs/>
                <w:sz w:val="17"/>
                <w:szCs w:val="17"/>
              </w:rPr>
            </w:pPr>
            <w:r w:rsidRPr="00D740EB">
              <w:rPr>
                <w:b/>
                <w:bCs/>
                <w:sz w:val="17"/>
                <w:szCs w:val="17"/>
              </w:rPr>
              <w:t>Issuance of required documents for Statutory approvals</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1D05D396" w14:textId="77777777" w:rsidR="00D740EB" w:rsidRPr="00F364C8" w:rsidRDefault="00D740EB" w:rsidP="00442697">
            <w:pPr>
              <w:ind w:firstLine="1"/>
              <w:jc w:val="center"/>
              <w:rPr>
                <w:b/>
                <w:bCs/>
              </w:rPr>
            </w:pPr>
            <w:r w:rsidRPr="003C6F15">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0392E575" w14:textId="77777777" w:rsidR="00D740EB" w:rsidRPr="00F364C8" w:rsidRDefault="00D740EB" w:rsidP="00D740EB">
            <w:pPr>
              <w:jc w:val="center"/>
              <w:rPr>
                <w:b/>
                <w:bCs/>
              </w:rPr>
            </w:pPr>
            <w:r w:rsidRPr="00C16367">
              <w:rPr>
                <w:noProof/>
              </w:rPr>
              <w:drawing>
                <wp:inline distT="0" distB="0" distL="0" distR="0" wp14:anchorId="4E83C39D" wp14:editId="2FF43447">
                  <wp:extent cx="168494" cy="168494"/>
                  <wp:effectExtent l="0" t="0" r="3175" b="3175"/>
                  <wp:docPr id="105969203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5CE07672" w14:textId="77777777" w:rsidTr="00CF44A7">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CE3DB8B" w14:textId="77777777" w:rsidR="00D740EB" w:rsidRPr="00F364C8" w:rsidRDefault="00D740EB" w:rsidP="00D740EB">
            <w:pPr>
              <w:rPr>
                <w:b/>
                <w:bCs/>
                <w:sz w:val="17"/>
                <w:szCs w:val="17"/>
              </w:rPr>
            </w:pPr>
            <w:r>
              <w:rPr>
                <w:b/>
                <w:bCs/>
                <w:sz w:val="17"/>
                <w:szCs w:val="17"/>
              </w:rPr>
              <w:t>28</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1C6A110E" w14:textId="77777777" w:rsidR="00D740EB" w:rsidRPr="00D740EB" w:rsidRDefault="00D740EB" w:rsidP="00D740EB">
            <w:pPr>
              <w:rPr>
                <w:b/>
                <w:bCs/>
                <w:sz w:val="17"/>
                <w:szCs w:val="17"/>
              </w:rPr>
            </w:pPr>
            <w:r w:rsidRPr="00D740EB">
              <w:rPr>
                <w:b/>
                <w:bCs/>
                <w:sz w:val="17"/>
                <w:szCs w:val="17"/>
              </w:rPr>
              <w:t>Generation Panel with Meter</w:t>
            </w:r>
            <w:r w:rsidR="009D2CB7">
              <w:rPr>
                <w:b/>
                <w:bCs/>
                <w:sz w:val="17"/>
                <w:szCs w:val="17"/>
              </w:rPr>
              <w:t xml:space="preserve"> </w:t>
            </w:r>
            <w:r w:rsidR="009D2CB7" w:rsidRPr="009D2CB7">
              <w:rPr>
                <w:i/>
                <w:iCs/>
                <w:sz w:val="14"/>
                <w:szCs w:val="14"/>
              </w:rPr>
              <w:t>(</w:t>
            </w:r>
            <w:r w:rsidR="00F82D8E">
              <w:rPr>
                <w:i/>
                <w:iCs/>
                <w:sz w:val="14"/>
                <w:szCs w:val="14"/>
              </w:rPr>
              <w:t>If applicable</w:t>
            </w:r>
            <w:r w:rsidR="009D2CB7" w:rsidRPr="009D2CB7">
              <w:rPr>
                <w:i/>
                <w:iCs/>
                <w:sz w:val="14"/>
                <w:szCs w:val="14"/>
              </w:rPr>
              <w:t>)</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2C1D0A59" w14:textId="77777777" w:rsidR="00D740EB" w:rsidRDefault="00D740EB" w:rsidP="00442697">
            <w:pPr>
              <w:ind w:firstLine="1"/>
              <w:jc w:val="center"/>
              <w:rPr>
                <w:rFonts w:ascii="Wingdings" w:eastAsia="Times New Roman" w:cs="Calibri"/>
                <w:color w:val="000000"/>
                <w:sz w:val="18"/>
                <w:szCs w:val="18"/>
              </w:rPr>
            </w:pPr>
            <w:r w:rsidRPr="003C6F15">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122BE03" w14:textId="77777777" w:rsidR="00D740EB" w:rsidRPr="00C16367" w:rsidRDefault="00D740EB" w:rsidP="00D740EB">
            <w:pPr>
              <w:jc w:val="center"/>
              <w:rPr>
                <w:noProof/>
              </w:rPr>
            </w:pPr>
            <w:r w:rsidRPr="00C16367">
              <w:rPr>
                <w:noProof/>
              </w:rPr>
              <w:drawing>
                <wp:inline distT="0" distB="0" distL="0" distR="0" wp14:anchorId="44D467A2" wp14:editId="23988639">
                  <wp:extent cx="168494" cy="168494"/>
                  <wp:effectExtent l="0" t="0" r="3175" b="3175"/>
                  <wp:docPr id="1874792648"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C65FD1" w:rsidRPr="00F364C8" w14:paraId="13244FCA" w14:textId="77777777" w:rsidTr="000321E9">
        <w:tc>
          <w:tcPr>
            <w:tcW w:w="10080" w:type="dxa"/>
            <w:gridSpan w:val="4"/>
            <w:tcBorders>
              <w:top w:val="single" w:sz="4" w:space="0" w:color="C9D6E0"/>
              <w:left w:val="single" w:sz="4" w:space="0" w:color="C9D6E0"/>
              <w:bottom w:val="single" w:sz="4" w:space="0" w:color="C9D6E0"/>
              <w:right w:val="single" w:sz="4" w:space="0" w:color="C9D6E0"/>
            </w:tcBorders>
            <w:shd w:val="clear" w:color="auto" w:fill="FFF5E6"/>
            <w:tcMar>
              <w:top w:w="70" w:type="dxa"/>
              <w:left w:w="120" w:type="dxa"/>
              <w:bottom w:w="70" w:type="dxa"/>
              <w:right w:w="120" w:type="dxa"/>
            </w:tcMar>
            <w:vAlign w:val="center"/>
          </w:tcPr>
          <w:p w14:paraId="2A2CC8E9" w14:textId="77777777" w:rsidR="00C65FD1" w:rsidRPr="00440600" w:rsidRDefault="00F364A4" w:rsidP="00D740EB">
            <w:pPr>
              <w:jc w:val="center"/>
              <w:rPr>
                <w:b/>
                <w:bCs/>
              </w:rPr>
            </w:pPr>
            <w:r w:rsidRPr="00440600">
              <w:rPr>
                <w:b/>
                <w:bCs/>
                <w:color w:val="0B3C66"/>
                <w:sz w:val="22"/>
                <w:szCs w:val="22"/>
              </w:rPr>
              <w:t>AMC</w:t>
            </w:r>
          </w:p>
        </w:tc>
      </w:tr>
      <w:tr w:rsidR="00D740EB" w:rsidRPr="00F364C8" w14:paraId="19962E92" w14:textId="77777777" w:rsidTr="005F53C8">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315B43F" w14:textId="77777777" w:rsidR="00D740EB" w:rsidRPr="00F364C8" w:rsidRDefault="00D740EB" w:rsidP="00D740EB">
            <w:pPr>
              <w:rPr>
                <w:b/>
                <w:bCs/>
              </w:rPr>
            </w:pPr>
            <w:r w:rsidRPr="00F364C8">
              <w:rPr>
                <w:b/>
                <w:bCs/>
                <w:sz w:val="17"/>
                <w:szCs w:val="17"/>
              </w:rPr>
              <w:t>1</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22B0DA1D" w14:textId="77777777" w:rsidR="00D740EB" w:rsidRPr="00F364C8" w:rsidRDefault="00D740EB" w:rsidP="00D740EB">
            <w:pPr>
              <w:rPr>
                <w:b/>
                <w:bCs/>
              </w:rPr>
            </w:pPr>
            <w:r w:rsidRPr="00F364C8">
              <w:rPr>
                <w:b/>
                <w:bCs/>
                <w:sz w:val="17"/>
                <w:szCs w:val="17"/>
              </w:rPr>
              <w:t>Daily monitoring of plant performance &amp; generation</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5AC3C82" w14:textId="77777777" w:rsidR="00D740EB" w:rsidRPr="00F364C8" w:rsidRDefault="00D740EB" w:rsidP="00442697">
            <w:pPr>
              <w:ind w:left="147" w:hanging="136"/>
              <w:jc w:val="center"/>
              <w:rPr>
                <w:b/>
                <w:bCs/>
              </w:rPr>
            </w:pPr>
            <w:r w:rsidRPr="00904257">
              <w:rPr>
                <w:noProof/>
              </w:rPr>
              <w:drawing>
                <wp:inline distT="0" distB="0" distL="0" distR="0" wp14:anchorId="35F23720" wp14:editId="28398557">
                  <wp:extent cx="168494" cy="168494"/>
                  <wp:effectExtent l="0" t="0" r="3175" b="3175"/>
                  <wp:docPr id="155755196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6B9A4D59" w14:textId="77777777" w:rsidR="00D740EB" w:rsidRPr="00F364C8" w:rsidRDefault="00D740EB" w:rsidP="00D740EB">
            <w:pPr>
              <w:jc w:val="center"/>
              <w:rPr>
                <w:b/>
                <w:bCs/>
              </w:rPr>
            </w:pPr>
            <w:r w:rsidRPr="002F1937">
              <w:rPr>
                <w:rFonts w:ascii="Wingdings" w:eastAsia="Times New Roman" w:hAnsi="Wingdings" w:cs="Calibri"/>
                <w:color w:val="000000"/>
                <w:sz w:val="18"/>
                <w:szCs w:val="18"/>
              </w:rPr>
              <w:t> </w:t>
            </w:r>
          </w:p>
        </w:tc>
      </w:tr>
      <w:tr w:rsidR="00D740EB" w:rsidRPr="00F364C8" w14:paraId="5EE80B5F" w14:textId="77777777" w:rsidTr="005F53C8">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3185456C" w14:textId="77777777" w:rsidR="00D740EB" w:rsidRPr="00F364C8" w:rsidRDefault="00D740EB" w:rsidP="00D740EB">
            <w:pPr>
              <w:rPr>
                <w:b/>
                <w:bCs/>
              </w:rPr>
            </w:pPr>
            <w:r w:rsidRPr="00F364C8">
              <w:rPr>
                <w:b/>
                <w:bCs/>
                <w:sz w:val="17"/>
                <w:szCs w:val="17"/>
              </w:rPr>
              <w:t>2</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60C5046B" w14:textId="77777777" w:rsidR="00D740EB" w:rsidRPr="00F364C8" w:rsidRDefault="00D740EB" w:rsidP="00D740EB">
            <w:pPr>
              <w:rPr>
                <w:b/>
                <w:bCs/>
              </w:rPr>
            </w:pPr>
            <w:r w:rsidRPr="00F364C8">
              <w:rPr>
                <w:b/>
                <w:bCs/>
                <w:sz w:val="17"/>
                <w:szCs w:val="17"/>
              </w:rPr>
              <w:t>Routine maintenance of plant &amp; equipment</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14761F4" w14:textId="77777777" w:rsidR="00D740EB" w:rsidRPr="00F364C8" w:rsidRDefault="00D740EB" w:rsidP="00442697">
            <w:pPr>
              <w:ind w:left="147" w:hanging="136"/>
              <w:jc w:val="center"/>
              <w:rPr>
                <w:b/>
                <w:bCs/>
              </w:rPr>
            </w:pPr>
            <w:r w:rsidRPr="00904257">
              <w:rPr>
                <w:noProof/>
              </w:rPr>
              <w:drawing>
                <wp:inline distT="0" distB="0" distL="0" distR="0" wp14:anchorId="50D5EC86" wp14:editId="39DFA546">
                  <wp:extent cx="168494" cy="168494"/>
                  <wp:effectExtent l="0" t="0" r="3175" b="3175"/>
                  <wp:docPr id="91648500"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2A858264" w14:textId="77777777" w:rsidR="00D740EB" w:rsidRPr="00F364C8" w:rsidRDefault="00D740EB" w:rsidP="00D740EB">
            <w:pPr>
              <w:jc w:val="center"/>
              <w:rPr>
                <w:b/>
                <w:bCs/>
              </w:rPr>
            </w:pPr>
            <w:r w:rsidRPr="002F1937">
              <w:rPr>
                <w:rFonts w:ascii="Wingdings" w:eastAsia="Times New Roman" w:hAnsi="Wingdings" w:cs="Calibri"/>
                <w:color w:val="000000"/>
                <w:sz w:val="18"/>
                <w:szCs w:val="18"/>
              </w:rPr>
              <w:t> </w:t>
            </w:r>
          </w:p>
        </w:tc>
      </w:tr>
      <w:tr w:rsidR="00D740EB" w:rsidRPr="00F364C8" w14:paraId="2C86C1D8" w14:textId="77777777" w:rsidTr="005F53C8">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7092713" w14:textId="77777777" w:rsidR="00D740EB" w:rsidRPr="00F364C8" w:rsidRDefault="00D740EB" w:rsidP="00D740EB">
            <w:pPr>
              <w:rPr>
                <w:b/>
                <w:bCs/>
              </w:rPr>
            </w:pPr>
            <w:r w:rsidRPr="00F364C8">
              <w:rPr>
                <w:b/>
                <w:bCs/>
                <w:sz w:val="17"/>
                <w:szCs w:val="17"/>
              </w:rPr>
              <w:t>3</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52CC0BF" w14:textId="77777777" w:rsidR="00D740EB" w:rsidRPr="00F364C8" w:rsidRDefault="00D740EB" w:rsidP="00D740EB">
            <w:pPr>
              <w:rPr>
                <w:b/>
                <w:bCs/>
              </w:rPr>
            </w:pPr>
            <w:r w:rsidRPr="00F364C8">
              <w:rPr>
                <w:b/>
                <w:bCs/>
                <w:sz w:val="17"/>
                <w:szCs w:val="17"/>
              </w:rPr>
              <w:t>Emergency breakdown maintenance (response ≤</w:t>
            </w:r>
            <w:r>
              <w:rPr>
                <w:b/>
                <w:bCs/>
                <w:sz w:val="17"/>
                <w:szCs w:val="17"/>
              </w:rPr>
              <w:t xml:space="preserve"> </w:t>
            </w:r>
            <w:r w:rsidRPr="00F364C8">
              <w:rPr>
                <w:b/>
                <w:bCs/>
                <w:sz w:val="17"/>
                <w:szCs w:val="17"/>
              </w:rPr>
              <w:t>48 hrs)</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20EB25BF" w14:textId="77777777" w:rsidR="00D740EB" w:rsidRPr="00F364C8" w:rsidRDefault="00D740EB" w:rsidP="00442697">
            <w:pPr>
              <w:ind w:left="147" w:hanging="136"/>
              <w:jc w:val="center"/>
              <w:rPr>
                <w:b/>
                <w:bCs/>
              </w:rPr>
            </w:pPr>
            <w:r w:rsidRPr="00904257">
              <w:rPr>
                <w:noProof/>
              </w:rPr>
              <w:drawing>
                <wp:inline distT="0" distB="0" distL="0" distR="0" wp14:anchorId="15848A02" wp14:editId="18AF2474">
                  <wp:extent cx="168494" cy="168494"/>
                  <wp:effectExtent l="0" t="0" r="3175" b="3175"/>
                  <wp:docPr id="1431407932"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7813D95D" w14:textId="77777777" w:rsidR="00D740EB" w:rsidRPr="00F364C8" w:rsidRDefault="00D740EB" w:rsidP="00D740EB">
            <w:pPr>
              <w:jc w:val="center"/>
              <w:rPr>
                <w:b/>
                <w:bCs/>
              </w:rPr>
            </w:pPr>
            <w:r w:rsidRPr="002F1937">
              <w:rPr>
                <w:rFonts w:ascii="Wingdings" w:eastAsia="Times New Roman" w:hAnsi="Wingdings" w:cs="Calibri"/>
                <w:color w:val="000000"/>
                <w:sz w:val="18"/>
                <w:szCs w:val="18"/>
              </w:rPr>
              <w:t> </w:t>
            </w:r>
          </w:p>
        </w:tc>
      </w:tr>
      <w:tr w:rsidR="00D740EB" w:rsidRPr="00F364C8" w14:paraId="5599FC86" w14:textId="77777777" w:rsidTr="005F53C8">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48C73517" w14:textId="77777777" w:rsidR="00D740EB" w:rsidRPr="00F364C8" w:rsidRDefault="00D740EB" w:rsidP="00D740EB">
            <w:pPr>
              <w:rPr>
                <w:b/>
                <w:bCs/>
              </w:rPr>
            </w:pPr>
            <w:r w:rsidRPr="00F364C8">
              <w:rPr>
                <w:b/>
                <w:bCs/>
                <w:sz w:val="17"/>
                <w:szCs w:val="17"/>
              </w:rPr>
              <w:t>4</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1D4C80FC" w14:textId="77777777" w:rsidR="00D740EB" w:rsidRPr="00F364C8" w:rsidRDefault="00D740EB" w:rsidP="00D740EB">
            <w:pPr>
              <w:rPr>
                <w:b/>
                <w:bCs/>
              </w:rPr>
            </w:pPr>
            <w:r w:rsidRPr="00F364C8">
              <w:rPr>
                <w:b/>
                <w:bCs/>
                <w:sz w:val="17"/>
                <w:szCs w:val="17"/>
              </w:rPr>
              <w:t>Coordination with OEMs for warranty &amp; breakdown support</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1AFCFDEB" w14:textId="77777777" w:rsidR="00D740EB" w:rsidRPr="00F364C8" w:rsidRDefault="00D740EB" w:rsidP="00442697">
            <w:pPr>
              <w:ind w:left="147" w:hanging="136"/>
              <w:jc w:val="center"/>
              <w:rPr>
                <w:b/>
                <w:bCs/>
              </w:rPr>
            </w:pPr>
            <w:r w:rsidRPr="00904257">
              <w:rPr>
                <w:noProof/>
              </w:rPr>
              <w:drawing>
                <wp:inline distT="0" distB="0" distL="0" distR="0" wp14:anchorId="281EECB3" wp14:editId="456B645F">
                  <wp:extent cx="168494" cy="168494"/>
                  <wp:effectExtent l="0" t="0" r="3175" b="3175"/>
                  <wp:docPr id="237869688"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76A5E6F3" w14:textId="77777777" w:rsidR="00D740EB" w:rsidRPr="00F364C8" w:rsidRDefault="00D740EB" w:rsidP="00D740EB">
            <w:pPr>
              <w:jc w:val="center"/>
              <w:rPr>
                <w:b/>
                <w:bCs/>
              </w:rPr>
            </w:pPr>
            <w:r w:rsidRPr="002F1937">
              <w:rPr>
                <w:rFonts w:ascii="Wingdings" w:eastAsia="Times New Roman" w:hAnsi="Wingdings" w:cs="Calibri"/>
                <w:color w:val="000000"/>
                <w:sz w:val="18"/>
                <w:szCs w:val="18"/>
              </w:rPr>
              <w:t> </w:t>
            </w:r>
          </w:p>
        </w:tc>
      </w:tr>
      <w:tr w:rsidR="00D740EB" w:rsidRPr="00F364C8" w14:paraId="1A2E4758" w14:textId="77777777" w:rsidTr="00BA378E">
        <w:tc>
          <w:tcPr>
            <w:tcW w:w="68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0F799173" w14:textId="77777777" w:rsidR="00D740EB" w:rsidRPr="00F364C8" w:rsidRDefault="00D740EB" w:rsidP="00D740EB">
            <w:pPr>
              <w:rPr>
                <w:b/>
                <w:bCs/>
              </w:rPr>
            </w:pPr>
            <w:r w:rsidRPr="00F364C8">
              <w:rPr>
                <w:b/>
                <w:bCs/>
                <w:sz w:val="17"/>
                <w:szCs w:val="17"/>
              </w:rPr>
              <w:t>5</w:t>
            </w:r>
          </w:p>
        </w:tc>
        <w:tc>
          <w:tcPr>
            <w:tcW w:w="570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45CDAA6A" w14:textId="77777777" w:rsidR="00D740EB" w:rsidRPr="00F364C8" w:rsidRDefault="00D740EB" w:rsidP="00D740EB">
            <w:pPr>
              <w:rPr>
                <w:b/>
                <w:bCs/>
              </w:rPr>
            </w:pPr>
            <w:r w:rsidRPr="00F364C8">
              <w:rPr>
                <w:b/>
                <w:bCs/>
                <w:sz w:val="17"/>
                <w:szCs w:val="17"/>
              </w:rPr>
              <w:t>Water &amp; auxiliary power for maintenance</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vAlign w:val="center"/>
          </w:tcPr>
          <w:p w14:paraId="7E0F82D7" w14:textId="77777777" w:rsidR="00D740EB" w:rsidRPr="00F364C8" w:rsidRDefault="00D740EB" w:rsidP="00442697">
            <w:pPr>
              <w:ind w:left="147" w:hanging="136"/>
              <w:jc w:val="center"/>
              <w:rPr>
                <w:b/>
                <w:bCs/>
              </w:rPr>
            </w:pPr>
            <w:r w:rsidRPr="001D1D90">
              <w:rPr>
                <w:rFonts w:ascii="Wingdings" w:eastAsia="Times New Roman" w:hAnsi="Wingdings" w:cs="Calibri"/>
                <w:color w:val="000000"/>
                <w:sz w:val="18"/>
                <w:szCs w:val="18"/>
              </w:rPr>
              <w:t> </w:t>
            </w:r>
          </w:p>
        </w:tc>
        <w:tc>
          <w:tcPr>
            <w:tcW w:w="1850" w:type="dxa"/>
            <w:tcBorders>
              <w:top w:val="single" w:sz="4" w:space="0" w:color="C9D6E0"/>
              <w:left w:val="single" w:sz="4" w:space="0" w:color="C9D6E0"/>
              <w:bottom w:val="single" w:sz="4" w:space="0" w:color="C9D6E0"/>
              <w:right w:val="single" w:sz="4" w:space="0" w:color="C9D6E0"/>
            </w:tcBorders>
            <w:tcMar>
              <w:top w:w="70" w:type="dxa"/>
              <w:left w:w="120" w:type="dxa"/>
              <w:bottom w:w="70" w:type="dxa"/>
              <w:right w:w="120" w:type="dxa"/>
            </w:tcMar>
          </w:tcPr>
          <w:p w14:paraId="341B663F" w14:textId="77777777" w:rsidR="00D740EB" w:rsidRPr="00F364C8" w:rsidRDefault="00D740EB" w:rsidP="00D740EB">
            <w:pPr>
              <w:jc w:val="center"/>
              <w:rPr>
                <w:b/>
                <w:bCs/>
              </w:rPr>
            </w:pPr>
            <w:r w:rsidRPr="004535A4">
              <w:rPr>
                <w:noProof/>
              </w:rPr>
              <w:drawing>
                <wp:inline distT="0" distB="0" distL="0" distR="0" wp14:anchorId="2C4AEBC6" wp14:editId="5143C3CD">
                  <wp:extent cx="168494" cy="168494"/>
                  <wp:effectExtent l="0" t="0" r="3175" b="3175"/>
                  <wp:docPr id="1011561644"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r>
      <w:tr w:rsidR="00D740EB" w:rsidRPr="00F364C8" w14:paraId="7D728442" w14:textId="77777777" w:rsidTr="00460959">
        <w:trPr>
          <w:trHeight w:val="291"/>
        </w:trPr>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7C73C73E" w14:textId="77777777" w:rsidR="00D740EB" w:rsidRPr="00F364C8" w:rsidRDefault="00D740EB" w:rsidP="00D740EB">
            <w:pPr>
              <w:rPr>
                <w:b/>
                <w:bCs/>
              </w:rPr>
            </w:pPr>
            <w:r w:rsidRPr="00F364C8">
              <w:rPr>
                <w:b/>
                <w:bCs/>
                <w:sz w:val="17"/>
                <w:szCs w:val="17"/>
              </w:rPr>
              <w:t>6</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00AF9249" w14:textId="77777777" w:rsidR="00D740EB" w:rsidRPr="00F364C8" w:rsidRDefault="00D740EB" w:rsidP="00D740EB">
            <w:pPr>
              <w:rPr>
                <w:b/>
                <w:bCs/>
              </w:rPr>
            </w:pPr>
            <w:r w:rsidRPr="00F364C8">
              <w:rPr>
                <w:b/>
                <w:bCs/>
                <w:sz w:val="17"/>
                <w:szCs w:val="17"/>
              </w:rPr>
              <w:t>Cleaning of modules</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6A8B9844" w14:textId="77777777" w:rsidR="00D740EB" w:rsidRPr="00F364C8" w:rsidRDefault="00D740EB" w:rsidP="00442697">
            <w:pPr>
              <w:ind w:left="147" w:hanging="136"/>
              <w:jc w:val="center"/>
              <w:rPr>
                <w:b/>
                <w:bCs/>
              </w:rPr>
            </w:pPr>
            <w:r w:rsidRPr="004535A4">
              <w:rPr>
                <w:noProof/>
              </w:rPr>
              <w:drawing>
                <wp:inline distT="0" distB="0" distL="0" distR="0" wp14:anchorId="49BF65DD" wp14:editId="4EB3B2DD">
                  <wp:extent cx="168494" cy="168494"/>
                  <wp:effectExtent l="0" t="0" r="3175" b="3175"/>
                  <wp:docPr id="771422665"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85D46D1" w14:textId="77777777" w:rsidR="00D740EB" w:rsidRPr="00F364C8" w:rsidRDefault="00D740EB" w:rsidP="00D740EB">
            <w:pPr>
              <w:jc w:val="center"/>
              <w:rPr>
                <w:b/>
                <w:bCs/>
              </w:rPr>
            </w:pPr>
            <w:r w:rsidRPr="00692CFB">
              <w:rPr>
                <w:rFonts w:ascii="Wingdings" w:eastAsia="Times New Roman" w:hAnsi="Wingdings" w:cs="Calibri"/>
                <w:color w:val="000000"/>
                <w:sz w:val="18"/>
                <w:szCs w:val="18"/>
              </w:rPr>
              <w:t> </w:t>
            </w:r>
          </w:p>
        </w:tc>
      </w:tr>
      <w:tr w:rsidR="00D740EB" w:rsidRPr="00F364C8" w14:paraId="493F8D83" w14:textId="77777777" w:rsidTr="00A50A3E">
        <w:tc>
          <w:tcPr>
            <w:tcW w:w="68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2D48CAFE" w14:textId="77777777" w:rsidR="00D740EB" w:rsidRPr="00F364C8" w:rsidRDefault="00D740EB" w:rsidP="00D740EB">
            <w:pPr>
              <w:rPr>
                <w:b/>
                <w:bCs/>
                <w:sz w:val="17"/>
                <w:szCs w:val="17"/>
              </w:rPr>
            </w:pPr>
            <w:r>
              <w:rPr>
                <w:b/>
                <w:bCs/>
                <w:sz w:val="17"/>
                <w:szCs w:val="17"/>
              </w:rPr>
              <w:lastRenderedPageBreak/>
              <w:t>7</w:t>
            </w:r>
          </w:p>
        </w:tc>
        <w:tc>
          <w:tcPr>
            <w:tcW w:w="570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vAlign w:val="center"/>
          </w:tcPr>
          <w:p w14:paraId="5CA04538" w14:textId="77777777" w:rsidR="00D740EB" w:rsidRPr="00F364C8" w:rsidRDefault="00D740EB" w:rsidP="00D740EB">
            <w:pPr>
              <w:rPr>
                <w:b/>
                <w:bCs/>
                <w:sz w:val="17"/>
                <w:szCs w:val="17"/>
              </w:rPr>
            </w:pPr>
            <w:r w:rsidRPr="00D740EB">
              <w:rPr>
                <w:b/>
                <w:bCs/>
                <w:sz w:val="17"/>
                <w:szCs w:val="17"/>
              </w:rPr>
              <w:t>Insurance of Plant and Equipment during O&amp;M till PPA term</w:t>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0B8C521C" w14:textId="77777777" w:rsidR="00D740EB" w:rsidRPr="004535A4" w:rsidRDefault="00D740EB" w:rsidP="00442697">
            <w:pPr>
              <w:ind w:left="147" w:hanging="136"/>
              <w:jc w:val="center"/>
              <w:rPr>
                <w:noProof/>
              </w:rPr>
            </w:pPr>
            <w:r w:rsidRPr="004535A4">
              <w:rPr>
                <w:noProof/>
              </w:rPr>
              <w:drawing>
                <wp:inline distT="0" distB="0" distL="0" distR="0" wp14:anchorId="0822D013" wp14:editId="3A9518B5">
                  <wp:extent cx="168494" cy="168494"/>
                  <wp:effectExtent l="0" t="0" r="3175" b="3175"/>
                  <wp:docPr id="1048603975" name="Graphic 13"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6752" name="Graphic 1585316752" descr="Checkbox Checked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177334" cy="177334"/>
                          </a:xfrm>
                          <a:prstGeom prst="rect">
                            <a:avLst/>
                          </a:prstGeom>
                        </pic:spPr>
                      </pic:pic>
                    </a:graphicData>
                  </a:graphic>
                </wp:inline>
              </w:drawing>
            </w:r>
          </w:p>
        </w:tc>
        <w:tc>
          <w:tcPr>
            <w:tcW w:w="1850" w:type="dxa"/>
            <w:tcBorders>
              <w:top w:val="single" w:sz="4" w:space="0" w:color="C9D6E0"/>
              <w:left w:val="single" w:sz="4" w:space="0" w:color="C9D6E0"/>
              <w:bottom w:val="single" w:sz="4" w:space="0" w:color="C9D6E0"/>
              <w:right w:val="single" w:sz="4" w:space="0" w:color="C9D6E0"/>
            </w:tcBorders>
            <w:shd w:val="clear" w:color="auto" w:fill="F4F9FC"/>
            <w:tcMar>
              <w:top w:w="70" w:type="dxa"/>
              <w:left w:w="120" w:type="dxa"/>
              <w:bottom w:w="70" w:type="dxa"/>
              <w:right w:w="120" w:type="dxa"/>
            </w:tcMar>
          </w:tcPr>
          <w:p w14:paraId="2136AAB4" w14:textId="77777777" w:rsidR="00D740EB" w:rsidRDefault="00D740EB" w:rsidP="00D740EB">
            <w:pPr>
              <w:jc w:val="center"/>
              <w:rPr>
                <w:rFonts w:ascii="Wingdings" w:eastAsia="Times New Roman" w:cs="Calibri"/>
                <w:color w:val="000000"/>
                <w:sz w:val="18"/>
                <w:szCs w:val="18"/>
              </w:rPr>
            </w:pPr>
            <w:r w:rsidRPr="00692CFB">
              <w:rPr>
                <w:rFonts w:ascii="Wingdings" w:eastAsia="Times New Roman" w:hAnsi="Wingdings" w:cs="Calibri"/>
                <w:color w:val="000000"/>
                <w:sz w:val="18"/>
                <w:szCs w:val="18"/>
              </w:rPr>
              <w:t> </w:t>
            </w:r>
          </w:p>
        </w:tc>
      </w:tr>
      <w:bookmarkEnd w:id="18"/>
    </w:tbl>
    <w:p w14:paraId="2624B76E" w14:textId="77777777" w:rsidR="00C65FD1" w:rsidRPr="00F364C8" w:rsidRDefault="00C65FD1" w:rsidP="0075552A"/>
    <w:p w14:paraId="699DAC75" w14:textId="77777777" w:rsidR="00223480" w:rsidRDefault="00E8124D" w:rsidP="0075552A">
      <w:r w:rsidRPr="00F364C8">
        <w:t xml:space="preserve">  </w:t>
      </w:r>
      <w:bookmarkStart w:id="19" w:name="_Toc232003441"/>
      <w:r w:rsidR="00223480">
        <w:tab/>
      </w:r>
    </w:p>
    <w:p w14:paraId="60EDF8DE" w14:textId="77777777" w:rsidR="00C65FD1" w:rsidRDefault="00906E38" w:rsidP="005571BB">
      <w:pPr>
        <w:pStyle w:val="Strong1"/>
        <w:spacing w:before="0"/>
      </w:pPr>
      <w:bookmarkStart w:id="20" w:name="_Toc236831878"/>
      <w:r w:rsidRPr="00F364C8">
        <w:t>2.6 Tentative</w:t>
      </w:r>
      <w:r w:rsidR="00E8124D" w:rsidRPr="00F364C8">
        <w:t xml:space="preserve"> Project Schedule</w:t>
      </w:r>
      <w:bookmarkEnd w:id="19"/>
      <w:bookmarkEnd w:id="20"/>
    </w:p>
    <w:p w14:paraId="247139DC" w14:textId="77777777" w:rsidR="00E8124D" w:rsidRDefault="00E8124D" w:rsidP="000321E9">
      <w:pPr>
        <w:ind w:left="720"/>
      </w:pPr>
    </w:p>
    <w:tbl>
      <w:tblPr>
        <w:tblW w:w="10533" w:type="dxa"/>
        <w:tblInd w:w="540" w:type="dxa"/>
        <w:tblLook w:val="04A0" w:firstRow="1" w:lastRow="0" w:firstColumn="1" w:lastColumn="0" w:noHBand="0" w:noVBand="1"/>
      </w:tblPr>
      <w:tblGrid>
        <w:gridCol w:w="540"/>
        <w:gridCol w:w="4460"/>
        <w:gridCol w:w="1360"/>
        <w:gridCol w:w="1317"/>
        <w:gridCol w:w="1276"/>
        <w:gridCol w:w="1580"/>
      </w:tblGrid>
      <w:tr w:rsidR="002C5D7C" w:rsidRPr="002C5D7C" w14:paraId="3B17C05A" w14:textId="77777777" w:rsidTr="002C5D7C">
        <w:trPr>
          <w:trHeight w:val="435"/>
        </w:trPr>
        <w:tc>
          <w:tcPr>
            <w:tcW w:w="540" w:type="dxa"/>
            <w:tcBorders>
              <w:top w:val="single" w:sz="4" w:space="0" w:color="BFBFBF"/>
              <w:left w:val="single" w:sz="4" w:space="0" w:color="BFBFBF"/>
              <w:bottom w:val="single" w:sz="4" w:space="0" w:color="BFBFBF"/>
              <w:right w:val="single" w:sz="4" w:space="0" w:color="BFBFBF"/>
            </w:tcBorders>
            <w:shd w:val="clear" w:color="003366" w:fill="0B3C66"/>
            <w:noWrap/>
            <w:vAlign w:val="center"/>
            <w:hideMark/>
          </w:tcPr>
          <w:p w14:paraId="6D0DD587" w14:textId="77777777" w:rsidR="002C5D7C" w:rsidRPr="002C5D7C" w:rsidRDefault="002C5D7C" w:rsidP="002C5D7C">
            <w:pPr>
              <w:jc w:val="center"/>
              <w:rPr>
                <w:rFonts w:ascii="Calibri" w:eastAsia="Times New Roman" w:hAnsi="Calibri" w:cs="Calibri"/>
                <w:b/>
                <w:bCs/>
                <w:color w:val="FFFFFF"/>
                <w:sz w:val="22"/>
                <w:szCs w:val="22"/>
              </w:rPr>
            </w:pPr>
            <w:r w:rsidRPr="002C5D7C">
              <w:rPr>
                <w:rFonts w:ascii="Calibri" w:eastAsia="Times New Roman" w:hAnsi="Calibri" w:cs="Calibri"/>
                <w:b/>
                <w:bCs/>
                <w:color w:val="FFFFFF"/>
                <w:sz w:val="22"/>
                <w:szCs w:val="22"/>
              </w:rPr>
              <w:t>Sr.</w:t>
            </w:r>
          </w:p>
        </w:tc>
        <w:tc>
          <w:tcPr>
            <w:tcW w:w="4460" w:type="dxa"/>
            <w:tcBorders>
              <w:top w:val="single" w:sz="4" w:space="0" w:color="BFBFBF"/>
              <w:left w:val="nil"/>
              <w:bottom w:val="single" w:sz="4" w:space="0" w:color="BFBFBF"/>
              <w:right w:val="single" w:sz="4" w:space="0" w:color="BFBFBF"/>
            </w:tcBorders>
            <w:shd w:val="clear" w:color="003366" w:fill="0B3C66"/>
            <w:noWrap/>
            <w:vAlign w:val="center"/>
            <w:hideMark/>
          </w:tcPr>
          <w:p w14:paraId="46C584CB" w14:textId="77777777" w:rsidR="002C5D7C" w:rsidRPr="002C5D7C" w:rsidRDefault="002C5D7C" w:rsidP="002C5D7C">
            <w:pPr>
              <w:jc w:val="center"/>
              <w:rPr>
                <w:rFonts w:ascii="Calibri" w:eastAsia="Times New Roman" w:hAnsi="Calibri" w:cs="Calibri"/>
                <w:b/>
                <w:bCs/>
                <w:color w:val="FFFFFF"/>
                <w:sz w:val="22"/>
                <w:szCs w:val="22"/>
              </w:rPr>
            </w:pPr>
            <w:r w:rsidRPr="002C5D7C">
              <w:rPr>
                <w:rFonts w:ascii="Calibri" w:eastAsia="Times New Roman" w:hAnsi="Calibri" w:cs="Calibri"/>
                <w:b/>
                <w:bCs/>
                <w:color w:val="FFFFFF"/>
                <w:sz w:val="22"/>
                <w:szCs w:val="22"/>
              </w:rPr>
              <w:t>Item Description</w:t>
            </w:r>
          </w:p>
        </w:tc>
        <w:tc>
          <w:tcPr>
            <w:tcW w:w="1360" w:type="dxa"/>
            <w:tcBorders>
              <w:top w:val="single" w:sz="4" w:space="0" w:color="BFBFBF"/>
              <w:left w:val="nil"/>
              <w:bottom w:val="single" w:sz="4" w:space="0" w:color="BFBFBF"/>
              <w:right w:val="single" w:sz="4" w:space="0" w:color="BFBFBF"/>
            </w:tcBorders>
            <w:shd w:val="clear" w:color="003366" w:fill="0B3C66"/>
            <w:noWrap/>
            <w:vAlign w:val="center"/>
            <w:hideMark/>
          </w:tcPr>
          <w:p w14:paraId="22843731" w14:textId="77777777" w:rsidR="002C5D7C" w:rsidRPr="002C5D7C" w:rsidRDefault="002C5D7C" w:rsidP="002C5D7C">
            <w:pPr>
              <w:jc w:val="center"/>
              <w:rPr>
                <w:rFonts w:ascii="Calibri" w:eastAsia="Times New Roman" w:hAnsi="Calibri" w:cs="Calibri"/>
                <w:b/>
                <w:bCs/>
                <w:color w:val="FFFFFF"/>
                <w:sz w:val="22"/>
                <w:szCs w:val="22"/>
              </w:rPr>
            </w:pPr>
            <w:r w:rsidRPr="002C5D7C">
              <w:rPr>
                <w:rFonts w:ascii="Calibri" w:eastAsia="Times New Roman" w:hAnsi="Calibri" w:cs="Calibri"/>
                <w:b/>
                <w:bCs/>
                <w:color w:val="FFFFFF"/>
                <w:sz w:val="22"/>
                <w:szCs w:val="22"/>
              </w:rPr>
              <w:t>Sep-26</w:t>
            </w:r>
          </w:p>
        </w:tc>
        <w:tc>
          <w:tcPr>
            <w:tcW w:w="1317" w:type="dxa"/>
            <w:tcBorders>
              <w:top w:val="single" w:sz="4" w:space="0" w:color="BFBFBF"/>
              <w:left w:val="nil"/>
              <w:bottom w:val="single" w:sz="4" w:space="0" w:color="BFBFBF"/>
              <w:right w:val="single" w:sz="4" w:space="0" w:color="BFBFBF"/>
            </w:tcBorders>
            <w:shd w:val="clear" w:color="003366" w:fill="0B3C66"/>
            <w:noWrap/>
            <w:vAlign w:val="center"/>
            <w:hideMark/>
          </w:tcPr>
          <w:p w14:paraId="4546054D" w14:textId="77777777" w:rsidR="002C5D7C" w:rsidRPr="002C5D7C" w:rsidRDefault="002C5D7C" w:rsidP="002C5D7C">
            <w:pPr>
              <w:jc w:val="center"/>
              <w:rPr>
                <w:rFonts w:ascii="Calibri" w:eastAsia="Times New Roman" w:hAnsi="Calibri" w:cs="Calibri"/>
                <w:b/>
                <w:bCs/>
                <w:color w:val="FFFFFF"/>
                <w:sz w:val="22"/>
                <w:szCs w:val="22"/>
              </w:rPr>
            </w:pPr>
            <w:r w:rsidRPr="002C5D7C">
              <w:rPr>
                <w:rFonts w:ascii="Calibri" w:eastAsia="Times New Roman" w:hAnsi="Calibri" w:cs="Calibri"/>
                <w:b/>
                <w:bCs/>
                <w:color w:val="FFFFFF"/>
                <w:sz w:val="22"/>
                <w:szCs w:val="22"/>
              </w:rPr>
              <w:t>Oct-26</w:t>
            </w:r>
          </w:p>
        </w:tc>
        <w:tc>
          <w:tcPr>
            <w:tcW w:w="1276" w:type="dxa"/>
            <w:tcBorders>
              <w:top w:val="single" w:sz="4" w:space="0" w:color="BFBFBF"/>
              <w:left w:val="nil"/>
              <w:bottom w:val="single" w:sz="4" w:space="0" w:color="BFBFBF"/>
              <w:right w:val="single" w:sz="4" w:space="0" w:color="BFBFBF"/>
            </w:tcBorders>
            <w:shd w:val="clear" w:color="003366" w:fill="0B3C66"/>
            <w:noWrap/>
            <w:vAlign w:val="center"/>
            <w:hideMark/>
          </w:tcPr>
          <w:p w14:paraId="2A464526" w14:textId="77777777" w:rsidR="002C5D7C" w:rsidRPr="002C5D7C" w:rsidRDefault="002C5D7C" w:rsidP="002C5D7C">
            <w:pPr>
              <w:jc w:val="center"/>
              <w:rPr>
                <w:rFonts w:ascii="Calibri" w:eastAsia="Times New Roman" w:hAnsi="Calibri" w:cs="Calibri"/>
                <w:b/>
                <w:bCs/>
                <w:color w:val="FFFFFF"/>
                <w:sz w:val="22"/>
                <w:szCs w:val="22"/>
              </w:rPr>
            </w:pPr>
            <w:r w:rsidRPr="002C5D7C">
              <w:rPr>
                <w:rFonts w:ascii="Calibri" w:eastAsia="Times New Roman" w:hAnsi="Calibri" w:cs="Calibri"/>
                <w:b/>
                <w:bCs/>
                <w:color w:val="FFFFFF"/>
                <w:sz w:val="22"/>
                <w:szCs w:val="22"/>
              </w:rPr>
              <w:t>Nov-26</w:t>
            </w:r>
          </w:p>
        </w:tc>
        <w:tc>
          <w:tcPr>
            <w:tcW w:w="1580" w:type="dxa"/>
            <w:tcBorders>
              <w:top w:val="single" w:sz="4" w:space="0" w:color="BFBFBF"/>
              <w:left w:val="nil"/>
              <w:bottom w:val="single" w:sz="4" w:space="0" w:color="BFBFBF"/>
              <w:right w:val="single" w:sz="4" w:space="0" w:color="BFBFBF"/>
            </w:tcBorders>
            <w:shd w:val="clear" w:color="003366" w:fill="0B3C66"/>
            <w:noWrap/>
            <w:vAlign w:val="center"/>
            <w:hideMark/>
          </w:tcPr>
          <w:p w14:paraId="64D7850A" w14:textId="77777777" w:rsidR="002C5D7C" w:rsidRPr="002C5D7C" w:rsidRDefault="002C5D7C" w:rsidP="002C5D7C">
            <w:pPr>
              <w:jc w:val="center"/>
              <w:rPr>
                <w:rFonts w:ascii="Calibri" w:eastAsia="Times New Roman" w:hAnsi="Calibri" w:cs="Calibri"/>
                <w:b/>
                <w:bCs/>
                <w:color w:val="FFFFFF"/>
                <w:sz w:val="22"/>
                <w:szCs w:val="22"/>
              </w:rPr>
            </w:pPr>
            <w:r w:rsidRPr="002C5D7C">
              <w:rPr>
                <w:rFonts w:ascii="Calibri" w:eastAsia="Times New Roman" w:hAnsi="Calibri" w:cs="Calibri"/>
                <w:b/>
                <w:bCs/>
                <w:color w:val="FFFFFF"/>
                <w:sz w:val="22"/>
                <w:szCs w:val="22"/>
              </w:rPr>
              <w:t>Dec-26</w:t>
            </w:r>
          </w:p>
        </w:tc>
      </w:tr>
      <w:tr w:rsidR="002C5D7C" w:rsidRPr="002C5D7C" w14:paraId="2A2427C5"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193B0FDE"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1</w:t>
            </w:r>
          </w:p>
        </w:tc>
        <w:tc>
          <w:tcPr>
            <w:tcW w:w="4460" w:type="dxa"/>
            <w:tcBorders>
              <w:top w:val="nil"/>
              <w:left w:val="nil"/>
              <w:bottom w:val="nil"/>
              <w:right w:val="single" w:sz="4" w:space="0" w:color="BFBFBF"/>
            </w:tcBorders>
            <w:noWrap/>
            <w:vAlign w:val="center"/>
            <w:hideMark/>
          </w:tcPr>
          <w:p w14:paraId="09DC82F4"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PPA Signing</w:t>
            </w:r>
          </w:p>
        </w:tc>
        <w:tc>
          <w:tcPr>
            <w:tcW w:w="1360" w:type="dxa"/>
            <w:tcBorders>
              <w:top w:val="nil"/>
              <w:left w:val="nil"/>
              <w:bottom w:val="single" w:sz="4" w:space="0" w:color="BFBFBF"/>
              <w:right w:val="single" w:sz="4" w:space="0" w:color="BFBFBF"/>
            </w:tcBorders>
            <w:shd w:val="clear" w:color="FF6600" w:fill="E97132"/>
            <w:noWrap/>
            <w:vAlign w:val="bottom"/>
            <w:hideMark/>
          </w:tcPr>
          <w:p w14:paraId="6B98932B"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noWrap/>
            <w:vAlign w:val="bottom"/>
            <w:hideMark/>
          </w:tcPr>
          <w:p w14:paraId="5752D23B"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noWrap/>
            <w:vAlign w:val="bottom"/>
            <w:hideMark/>
          </w:tcPr>
          <w:p w14:paraId="1F57F3C8"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noWrap/>
            <w:vAlign w:val="bottom"/>
            <w:hideMark/>
          </w:tcPr>
          <w:p w14:paraId="0C300B0A"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0DEBB651"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48167FB1"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2</w:t>
            </w:r>
          </w:p>
        </w:tc>
        <w:tc>
          <w:tcPr>
            <w:tcW w:w="4460" w:type="dxa"/>
            <w:tcBorders>
              <w:top w:val="single" w:sz="4" w:space="0" w:color="BFBFBF"/>
              <w:left w:val="nil"/>
              <w:bottom w:val="nil"/>
              <w:right w:val="single" w:sz="4" w:space="0" w:color="BFBFBF"/>
            </w:tcBorders>
            <w:noWrap/>
            <w:vAlign w:val="center"/>
            <w:hideMark/>
          </w:tcPr>
          <w:p w14:paraId="222D7BF3"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Customer Kick-Off Meeting</w:t>
            </w:r>
          </w:p>
        </w:tc>
        <w:tc>
          <w:tcPr>
            <w:tcW w:w="1360" w:type="dxa"/>
            <w:tcBorders>
              <w:top w:val="nil"/>
              <w:left w:val="nil"/>
              <w:bottom w:val="single" w:sz="4" w:space="0" w:color="BFBFBF"/>
              <w:right w:val="single" w:sz="4" w:space="0" w:color="BFBFBF"/>
            </w:tcBorders>
            <w:shd w:val="clear" w:color="FF6600" w:fill="E97132"/>
            <w:noWrap/>
            <w:vAlign w:val="bottom"/>
            <w:hideMark/>
          </w:tcPr>
          <w:p w14:paraId="45F8DA2A"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noWrap/>
            <w:vAlign w:val="bottom"/>
            <w:hideMark/>
          </w:tcPr>
          <w:p w14:paraId="76D662A2"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noWrap/>
            <w:vAlign w:val="bottom"/>
            <w:hideMark/>
          </w:tcPr>
          <w:p w14:paraId="1992D7D7"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noWrap/>
            <w:vAlign w:val="bottom"/>
            <w:hideMark/>
          </w:tcPr>
          <w:p w14:paraId="316F17AB"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39F829FC"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26BE07EF"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3</w:t>
            </w:r>
          </w:p>
        </w:tc>
        <w:tc>
          <w:tcPr>
            <w:tcW w:w="4460" w:type="dxa"/>
            <w:tcBorders>
              <w:top w:val="single" w:sz="4" w:space="0" w:color="BFBFBF"/>
              <w:left w:val="nil"/>
              <w:bottom w:val="nil"/>
              <w:right w:val="single" w:sz="4" w:space="0" w:color="BFBFBF"/>
            </w:tcBorders>
            <w:noWrap/>
            <w:vAlign w:val="center"/>
            <w:hideMark/>
          </w:tcPr>
          <w:p w14:paraId="634332BD"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Site Handover / Design Approval (whichever later)</w:t>
            </w:r>
          </w:p>
        </w:tc>
        <w:tc>
          <w:tcPr>
            <w:tcW w:w="1360" w:type="dxa"/>
            <w:tcBorders>
              <w:top w:val="nil"/>
              <w:left w:val="nil"/>
              <w:bottom w:val="single" w:sz="4" w:space="0" w:color="BFBFBF"/>
              <w:right w:val="single" w:sz="4" w:space="0" w:color="BFBFBF"/>
            </w:tcBorders>
            <w:shd w:val="clear" w:color="FF6600" w:fill="E97132"/>
            <w:noWrap/>
            <w:vAlign w:val="bottom"/>
            <w:hideMark/>
          </w:tcPr>
          <w:p w14:paraId="23FE717A"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noWrap/>
            <w:vAlign w:val="bottom"/>
            <w:hideMark/>
          </w:tcPr>
          <w:p w14:paraId="73540F9D"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noWrap/>
            <w:vAlign w:val="bottom"/>
            <w:hideMark/>
          </w:tcPr>
          <w:p w14:paraId="7AE7E002"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noWrap/>
            <w:vAlign w:val="bottom"/>
            <w:hideMark/>
          </w:tcPr>
          <w:p w14:paraId="2C89B52C"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46DDAFD0"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006F6997"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4</w:t>
            </w:r>
          </w:p>
        </w:tc>
        <w:tc>
          <w:tcPr>
            <w:tcW w:w="4460" w:type="dxa"/>
            <w:tcBorders>
              <w:top w:val="single" w:sz="4" w:space="0" w:color="BFBFBF"/>
              <w:left w:val="nil"/>
              <w:bottom w:val="nil"/>
              <w:right w:val="single" w:sz="4" w:space="0" w:color="BFBFBF"/>
            </w:tcBorders>
            <w:noWrap/>
            <w:vAlign w:val="center"/>
            <w:hideMark/>
          </w:tcPr>
          <w:p w14:paraId="4D326C71"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Mobilization of team at site</w:t>
            </w:r>
          </w:p>
        </w:tc>
        <w:tc>
          <w:tcPr>
            <w:tcW w:w="1360" w:type="dxa"/>
            <w:tcBorders>
              <w:top w:val="nil"/>
              <w:left w:val="nil"/>
              <w:bottom w:val="single" w:sz="4" w:space="0" w:color="BFBFBF"/>
              <w:right w:val="single" w:sz="4" w:space="0" w:color="BFBFBF"/>
            </w:tcBorders>
            <w:shd w:val="clear" w:color="FF6600" w:fill="E97132"/>
            <w:noWrap/>
            <w:vAlign w:val="bottom"/>
            <w:hideMark/>
          </w:tcPr>
          <w:p w14:paraId="227719CC"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noWrap/>
            <w:vAlign w:val="bottom"/>
            <w:hideMark/>
          </w:tcPr>
          <w:p w14:paraId="4E2577E2"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noWrap/>
            <w:vAlign w:val="bottom"/>
            <w:hideMark/>
          </w:tcPr>
          <w:p w14:paraId="0E74EB9A"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noWrap/>
            <w:vAlign w:val="bottom"/>
            <w:hideMark/>
          </w:tcPr>
          <w:p w14:paraId="367F25E6"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416EC5D6"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41AE8E70"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5</w:t>
            </w:r>
          </w:p>
        </w:tc>
        <w:tc>
          <w:tcPr>
            <w:tcW w:w="4460" w:type="dxa"/>
            <w:tcBorders>
              <w:top w:val="single" w:sz="4" w:space="0" w:color="BFBFBF"/>
              <w:left w:val="nil"/>
              <w:bottom w:val="nil"/>
              <w:right w:val="single" w:sz="4" w:space="0" w:color="BFBFBF"/>
            </w:tcBorders>
            <w:noWrap/>
            <w:vAlign w:val="center"/>
            <w:hideMark/>
          </w:tcPr>
          <w:p w14:paraId="609B2A4A"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Procurement</w:t>
            </w:r>
          </w:p>
        </w:tc>
        <w:tc>
          <w:tcPr>
            <w:tcW w:w="1360" w:type="dxa"/>
            <w:tcBorders>
              <w:top w:val="nil"/>
              <w:left w:val="nil"/>
              <w:bottom w:val="single" w:sz="4" w:space="0" w:color="BFBFBF"/>
              <w:right w:val="single" w:sz="4" w:space="0" w:color="BFBFBF"/>
            </w:tcBorders>
            <w:shd w:val="clear" w:color="FF6600" w:fill="E97132"/>
            <w:noWrap/>
            <w:vAlign w:val="bottom"/>
            <w:hideMark/>
          </w:tcPr>
          <w:p w14:paraId="3BB23D4A"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shd w:val="clear" w:color="FF6600" w:fill="E97132"/>
            <w:noWrap/>
            <w:vAlign w:val="bottom"/>
            <w:hideMark/>
          </w:tcPr>
          <w:p w14:paraId="3FE602A5"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noWrap/>
            <w:vAlign w:val="bottom"/>
            <w:hideMark/>
          </w:tcPr>
          <w:p w14:paraId="760047B5"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noWrap/>
            <w:vAlign w:val="bottom"/>
            <w:hideMark/>
          </w:tcPr>
          <w:p w14:paraId="03CBEDCF"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228F09C0"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51A87FF4"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6</w:t>
            </w:r>
          </w:p>
        </w:tc>
        <w:tc>
          <w:tcPr>
            <w:tcW w:w="4460" w:type="dxa"/>
            <w:tcBorders>
              <w:top w:val="single" w:sz="4" w:space="0" w:color="BFBFBF"/>
              <w:left w:val="nil"/>
              <w:bottom w:val="nil"/>
              <w:right w:val="single" w:sz="4" w:space="0" w:color="BFBFBF"/>
            </w:tcBorders>
            <w:noWrap/>
            <w:vAlign w:val="center"/>
            <w:hideMark/>
          </w:tcPr>
          <w:p w14:paraId="48418BFB"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Civil Work, Installation &amp; Cabling</w:t>
            </w:r>
          </w:p>
        </w:tc>
        <w:tc>
          <w:tcPr>
            <w:tcW w:w="1360" w:type="dxa"/>
            <w:tcBorders>
              <w:top w:val="nil"/>
              <w:left w:val="nil"/>
              <w:bottom w:val="nil"/>
              <w:right w:val="nil"/>
            </w:tcBorders>
            <w:noWrap/>
            <w:vAlign w:val="bottom"/>
            <w:hideMark/>
          </w:tcPr>
          <w:p w14:paraId="15A3FBF2" w14:textId="77777777" w:rsidR="002C5D7C" w:rsidRPr="002C5D7C" w:rsidRDefault="002C5D7C" w:rsidP="002C5D7C">
            <w:pPr>
              <w:rPr>
                <w:rFonts w:ascii="Calibri" w:eastAsia="Times New Roman" w:hAnsi="Calibri" w:cs="Calibri"/>
                <w:b/>
                <w:bCs/>
                <w:color w:val="1F3A4D"/>
              </w:rPr>
            </w:pPr>
          </w:p>
        </w:tc>
        <w:tc>
          <w:tcPr>
            <w:tcW w:w="1317" w:type="dxa"/>
            <w:tcBorders>
              <w:top w:val="nil"/>
              <w:left w:val="single" w:sz="4" w:space="0" w:color="BFBFBF"/>
              <w:bottom w:val="single" w:sz="4" w:space="0" w:color="BFBFBF"/>
              <w:right w:val="single" w:sz="4" w:space="0" w:color="BFBFBF"/>
            </w:tcBorders>
            <w:shd w:val="clear" w:color="FF6600" w:fill="E97132"/>
            <w:noWrap/>
            <w:vAlign w:val="bottom"/>
            <w:hideMark/>
          </w:tcPr>
          <w:p w14:paraId="4F052BA2"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shd w:val="clear" w:color="FF6600" w:fill="E97132"/>
            <w:noWrap/>
            <w:vAlign w:val="bottom"/>
            <w:hideMark/>
          </w:tcPr>
          <w:p w14:paraId="1467D2F3"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noWrap/>
            <w:vAlign w:val="bottom"/>
            <w:hideMark/>
          </w:tcPr>
          <w:p w14:paraId="6E1479BC"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1EC4CC98"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6475C651"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7</w:t>
            </w:r>
          </w:p>
        </w:tc>
        <w:tc>
          <w:tcPr>
            <w:tcW w:w="4460" w:type="dxa"/>
            <w:tcBorders>
              <w:top w:val="single" w:sz="4" w:space="0" w:color="BFBFBF"/>
              <w:left w:val="nil"/>
              <w:bottom w:val="nil"/>
              <w:right w:val="single" w:sz="4" w:space="0" w:color="BFBFBF"/>
            </w:tcBorders>
            <w:noWrap/>
            <w:vAlign w:val="center"/>
            <w:hideMark/>
          </w:tcPr>
          <w:p w14:paraId="1545FAC7"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Pre Commissioning &amp; Test Charge</w:t>
            </w:r>
          </w:p>
        </w:tc>
        <w:tc>
          <w:tcPr>
            <w:tcW w:w="1360" w:type="dxa"/>
            <w:tcBorders>
              <w:top w:val="single" w:sz="4" w:space="0" w:color="BFBFBF"/>
              <w:left w:val="nil"/>
              <w:bottom w:val="single" w:sz="4" w:space="0" w:color="BFBFBF"/>
              <w:right w:val="single" w:sz="4" w:space="0" w:color="BFBFBF"/>
            </w:tcBorders>
            <w:noWrap/>
            <w:vAlign w:val="bottom"/>
            <w:hideMark/>
          </w:tcPr>
          <w:p w14:paraId="38B2669B"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noWrap/>
            <w:vAlign w:val="bottom"/>
            <w:hideMark/>
          </w:tcPr>
          <w:p w14:paraId="2F1718A2"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shd w:val="clear" w:color="FF6600" w:fill="E97132"/>
            <w:noWrap/>
            <w:vAlign w:val="bottom"/>
            <w:hideMark/>
          </w:tcPr>
          <w:p w14:paraId="2418CDE7"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noWrap/>
            <w:vAlign w:val="bottom"/>
            <w:hideMark/>
          </w:tcPr>
          <w:p w14:paraId="669FE298"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27420E03"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7EE9A1DB"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8</w:t>
            </w:r>
          </w:p>
        </w:tc>
        <w:tc>
          <w:tcPr>
            <w:tcW w:w="4460" w:type="dxa"/>
            <w:tcBorders>
              <w:top w:val="single" w:sz="4" w:space="0" w:color="BFBFBF"/>
              <w:left w:val="nil"/>
              <w:bottom w:val="nil"/>
              <w:right w:val="single" w:sz="4" w:space="0" w:color="BFBFBF"/>
            </w:tcBorders>
            <w:noWrap/>
            <w:vAlign w:val="center"/>
            <w:hideMark/>
          </w:tcPr>
          <w:p w14:paraId="63F34911"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Liasoning</w:t>
            </w:r>
          </w:p>
        </w:tc>
        <w:tc>
          <w:tcPr>
            <w:tcW w:w="1360" w:type="dxa"/>
            <w:tcBorders>
              <w:top w:val="nil"/>
              <w:left w:val="nil"/>
              <w:bottom w:val="single" w:sz="4" w:space="0" w:color="BFBFBF"/>
              <w:right w:val="single" w:sz="4" w:space="0" w:color="BFBFBF"/>
            </w:tcBorders>
            <w:noWrap/>
            <w:vAlign w:val="bottom"/>
            <w:hideMark/>
          </w:tcPr>
          <w:p w14:paraId="0746EA6B"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noWrap/>
            <w:vAlign w:val="bottom"/>
            <w:hideMark/>
          </w:tcPr>
          <w:p w14:paraId="469BCB29"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shd w:val="clear" w:color="FF6600" w:fill="E97132"/>
            <w:noWrap/>
            <w:vAlign w:val="bottom"/>
            <w:hideMark/>
          </w:tcPr>
          <w:p w14:paraId="61CDB7E3"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shd w:val="clear" w:color="FF6600" w:fill="E97132"/>
            <w:noWrap/>
            <w:vAlign w:val="bottom"/>
            <w:hideMark/>
          </w:tcPr>
          <w:p w14:paraId="2C14710F"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7B574C76"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2C206075"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9</w:t>
            </w:r>
          </w:p>
        </w:tc>
        <w:tc>
          <w:tcPr>
            <w:tcW w:w="4460" w:type="dxa"/>
            <w:tcBorders>
              <w:top w:val="single" w:sz="4" w:space="0" w:color="BFBFBF"/>
              <w:left w:val="nil"/>
              <w:bottom w:val="nil"/>
              <w:right w:val="single" w:sz="4" w:space="0" w:color="BFBFBF"/>
            </w:tcBorders>
            <w:noWrap/>
            <w:vAlign w:val="center"/>
            <w:hideMark/>
          </w:tcPr>
          <w:p w14:paraId="71213A66"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Site Acceptance Test</w:t>
            </w:r>
          </w:p>
        </w:tc>
        <w:tc>
          <w:tcPr>
            <w:tcW w:w="1360" w:type="dxa"/>
            <w:tcBorders>
              <w:top w:val="nil"/>
              <w:left w:val="nil"/>
              <w:bottom w:val="single" w:sz="4" w:space="0" w:color="BFBFBF"/>
              <w:right w:val="single" w:sz="4" w:space="0" w:color="BFBFBF"/>
            </w:tcBorders>
            <w:noWrap/>
            <w:vAlign w:val="bottom"/>
            <w:hideMark/>
          </w:tcPr>
          <w:p w14:paraId="22CA495A"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noWrap/>
            <w:vAlign w:val="bottom"/>
            <w:hideMark/>
          </w:tcPr>
          <w:p w14:paraId="456CC38F"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shd w:val="clear" w:color="FF6600" w:fill="E97132"/>
            <w:noWrap/>
            <w:vAlign w:val="bottom"/>
            <w:hideMark/>
          </w:tcPr>
          <w:p w14:paraId="789711D3"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shd w:val="clear" w:color="FF6600" w:fill="E97132"/>
            <w:noWrap/>
            <w:vAlign w:val="bottom"/>
            <w:hideMark/>
          </w:tcPr>
          <w:p w14:paraId="5693B36D"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7C55C86A" w14:textId="77777777" w:rsidTr="002C5D7C">
        <w:trPr>
          <w:trHeight w:val="390"/>
        </w:trPr>
        <w:tc>
          <w:tcPr>
            <w:tcW w:w="540" w:type="dxa"/>
            <w:tcBorders>
              <w:top w:val="nil"/>
              <w:left w:val="single" w:sz="4" w:space="0" w:color="BFBFBF"/>
              <w:bottom w:val="single" w:sz="4" w:space="0" w:color="BFBFBF"/>
              <w:right w:val="single" w:sz="4" w:space="0" w:color="BFBFBF"/>
            </w:tcBorders>
            <w:noWrap/>
            <w:vAlign w:val="center"/>
            <w:hideMark/>
          </w:tcPr>
          <w:p w14:paraId="5F1D5256"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10</w:t>
            </w:r>
          </w:p>
        </w:tc>
        <w:tc>
          <w:tcPr>
            <w:tcW w:w="4460" w:type="dxa"/>
            <w:tcBorders>
              <w:top w:val="single" w:sz="4" w:space="0" w:color="BFBFBF"/>
              <w:left w:val="nil"/>
              <w:bottom w:val="nil"/>
              <w:right w:val="single" w:sz="4" w:space="0" w:color="BFBFBF"/>
            </w:tcBorders>
            <w:noWrap/>
            <w:vAlign w:val="center"/>
            <w:hideMark/>
          </w:tcPr>
          <w:p w14:paraId="02EC96AC"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Handover</w:t>
            </w:r>
          </w:p>
        </w:tc>
        <w:tc>
          <w:tcPr>
            <w:tcW w:w="1360" w:type="dxa"/>
            <w:tcBorders>
              <w:top w:val="nil"/>
              <w:left w:val="nil"/>
              <w:bottom w:val="single" w:sz="4" w:space="0" w:color="BFBFBF"/>
              <w:right w:val="single" w:sz="4" w:space="0" w:color="BFBFBF"/>
            </w:tcBorders>
            <w:noWrap/>
            <w:vAlign w:val="bottom"/>
            <w:hideMark/>
          </w:tcPr>
          <w:p w14:paraId="495CE767"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single" w:sz="4" w:space="0" w:color="BFBFBF"/>
              <w:right w:val="single" w:sz="4" w:space="0" w:color="BFBFBF"/>
            </w:tcBorders>
            <w:noWrap/>
            <w:vAlign w:val="bottom"/>
            <w:hideMark/>
          </w:tcPr>
          <w:p w14:paraId="0C2626A0"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single" w:sz="4" w:space="0" w:color="BFBFBF"/>
              <w:right w:val="single" w:sz="4" w:space="0" w:color="BFBFBF"/>
            </w:tcBorders>
            <w:shd w:val="clear" w:color="FF6600" w:fill="E97132"/>
            <w:noWrap/>
            <w:vAlign w:val="bottom"/>
            <w:hideMark/>
          </w:tcPr>
          <w:p w14:paraId="2EA48831"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shd w:val="clear" w:color="FF6600" w:fill="E97132"/>
            <w:noWrap/>
            <w:vAlign w:val="bottom"/>
            <w:hideMark/>
          </w:tcPr>
          <w:p w14:paraId="79097EE3"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2E79D041" w14:textId="77777777" w:rsidTr="002C5D7C">
        <w:trPr>
          <w:trHeight w:val="390"/>
        </w:trPr>
        <w:tc>
          <w:tcPr>
            <w:tcW w:w="540" w:type="dxa"/>
            <w:tcBorders>
              <w:top w:val="nil"/>
              <w:left w:val="single" w:sz="4" w:space="0" w:color="BFBFBF"/>
              <w:bottom w:val="nil"/>
              <w:right w:val="single" w:sz="4" w:space="0" w:color="BFBFBF"/>
            </w:tcBorders>
            <w:noWrap/>
            <w:vAlign w:val="center"/>
            <w:hideMark/>
          </w:tcPr>
          <w:p w14:paraId="01F697C0" w14:textId="77777777" w:rsidR="002C5D7C" w:rsidRPr="002C5D7C" w:rsidRDefault="002C5D7C" w:rsidP="002C5D7C">
            <w:pPr>
              <w:jc w:val="center"/>
              <w:rPr>
                <w:rFonts w:ascii="Calibri" w:eastAsia="Times New Roman" w:hAnsi="Calibri" w:cs="Calibri"/>
                <w:b/>
                <w:bCs/>
                <w:color w:val="1F3A4D"/>
              </w:rPr>
            </w:pPr>
            <w:r w:rsidRPr="002C5D7C">
              <w:rPr>
                <w:rFonts w:ascii="Calibri" w:eastAsia="Times New Roman" w:hAnsi="Calibri" w:cs="Calibri"/>
                <w:b/>
                <w:bCs/>
                <w:color w:val="1F3A4D"/>
              </w:rPr>
              <w:t>11</w:t>
            </w:r>
          </w:p>
        </w:tc>
        <w:tc>
          <w:tcPr>
            <w:tcW w:w="4460" w:type="dxa"/>
            <w:tcBorders>
              <w:top w:val="single" w:sz="4" w:space="0" w:color="BFBFBF"/>
              <w:left w:val="nil"/>
              <w:bottom w:val="nil"/>
              <w:right w:val="single" w:sz="4" w:space="0" w:color="BFBFBF"/>
            </w:tcBorders>
            <w:noWrap/>
            <w:vAlign w:val="center"/>
            <w:hideMark/>
          </w:tcPr>
          <w:p w14:paraId="6C28635C" w14:textId="77777777" w:rsidR="002C5D7C" w:rsidRPr="002C5D7C" w:rsidRDefault="002C5D7C" w:rsidP="002C5D7C">
            <w:pPr>
              <w:rPr>
                <w:rFonts w:ascii="Calibri" w:eastAsia="Times New Roman" w:hAnsi="Calibri" w:cs="Calibri"/>
                <w:b/>
                <w:bCs/>
                <w:color w:val="1F3A4D"/>
              </w:rPr>
            </w:pPr>
            <w:r w:rsidRPr="002C5D7C">
              <w:rPr>
                <w:rFonts w:ascii="Calibri" w:eastAsia="Times New Roman" w:hAnsi="Calibri" w:cs="Calibri"/>
                <w:b/>
                <w:bCs/>
                <w:color w:val="1F3A4D"/>
              </w:rPr>
              <w:t>Project Closure</w:t>
            </w:r>
          </w:p>
        </w:tc>
        <w:tc>
          <w:tcPr>
            <w:tcW w:w="1360" w:type="dxa"/>
            <w:tcBorders>
              <w:top w:val="nil"/>
              <w:left w:val="nil"/>
              <w:bottom w:val="nil"/>
              <w:right w:val="single" w:sz="4" w:space="0" w:color="BFBFBF"/>
            </w:tcBorders>
            <w:noWrap/>
            <w:vAlign w:val="bottom"/>
            <w:hideMark/>
          </w:tcPr>
          <w:p w14:paraId="6478AC9E"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317" w:type="dxa"/>
            <w:tcBorders>
              <w:top w:val="nil"/>
              <w:left w:val="nil"/>
              <w:bottom w:val="nil"/>
              <w:right w:val="single" w:sz="4" w:space="0" w:color="BFBFBF"/>
            </w:tcBorders>
            <w:noWrap/>
            <w:vAlign w:val="bottom"/>
            <w:hideMark/>
          </w:tcPr>
          <w:p w14:paraId="04832569"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nil"/>
              <w:right w:val="single" w:sz="4" w:space="0" w:color="BFBFBF"/>
            </w:tcBorders>
            <w:noWrap/>
            <w:vAlign w:val="bottom"/>
            <w:hideMark/>
          </w:tcPr>
          <w:p w14:paraId="363ED1DC"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580" w:type="dxa"/>
            <w:tcBorders>
              <w:top w:val="nil"/>
              <w:left w:val="nil"/>
              <w:bottom w:val="single" w:sz="4" w:space="0" w:color="BFBFBF"/>
              <w:right w:val="single" w:sz="4" w:space="0" w:color="BFBFBF"/>
            </w:tcBorders>
            <w:shd w:val="clear" w:color="FF6600" w:fill="E97132"/>
            <w:noWrap/>
            <w:vAlign w:val="bottom"/>
            <w:hideMark/>
          </w:tcPr>
          <w:p w14:paraId="2305BEEA"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r>
      <w:tr w:rsidR="002C5D7C" w:rsidRPr="002C5D7C" w14:paraId="6D2110A7" w14:textId="77777777" w:rsidTr="002C5D7C">
        <w:trPr>
          <w:trHeight w:val="435"/>
        </w:trPr>
        <w:tc>
          <w:tcPr>
            <w:tcW w:w="540" w:type="dxa"/>
            <w:tcBorders>
              <w:top w:val="nil"/>
              <w:left w:val="nil"/>
              <w:bottom w:val="nil"/>
              <w:right w:val="nil"/>
            </w:tcBorders>
            <w:shd w:val="clear" w:color="003366" w:fill="0B3C66"/>
            <w:noWrap/>
            <w:vAlign w:val="bottom"/>
            <w:hideMark/>
          </w:tcPr>
          <w:p w14:paraId="12371EC4"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4460" w:type="dxa"/>
            <w:tcBorders>
              <w:top w:val="nil"/>
              <w:left w:val="nil"/>
              <w:bottom w:val="nil"/>
              <w:right w:val="nil"/>
            </w:tcBorders>
            <w:shd w:val="clear" w:color="003366" w:fill="0B3C66"/>
            <w:noWrap/>
            <w:vAlign w:val="center"/>
            <w:hideMark/>
          </w:tcPr>
          <w:p w14:paraId="67A3EDD0" w14:textId="77777777" w:rsidR="002C5D7C" w:rsidRPr="002C5D7C" w:rsidRDefault="002C5D7C" w:rsidP="002C5D7C">
            <w:pPr>
              <w:jc w:val="right"/>
              <w:rPr>
                <w:rFonts w:ascii="Calibri" w:eastAsia="Times New Roman" w:hAnsi="Calibri" w:cs="Calibri"/>
                <w:b/>
                <w:bCs/>
                <w:color w:val="FFFFFF"/>
              </w:rPr>
            </w:pPr>
            <w:r w:rsidRPr="002C5D7C">
              <w:rPr>
                <w:rFonts w:ascii="Calibri" w:eastAsia="Times New Roman" w:hAnsi="Calibri" w:cs="Calibri"/>
                <w:b/>
                <w:bCs/>
                <w:color w:val="FFFFFF"/>
              </w:rPr>
              <w:t xml:space="preserve">Start Date =  </w:t>
            </w:r>
          </w:p>
        </w:tc>
        <w:tc>
          <w:tcPr>
            <w:tcW w:w="1360" w:type="dxa"/>
            <w:tcBorders>
              <w:top w:val="nil"/>
              <w:left w:val="nil"/>
              <w:bottom w:val="nil"/>
              <w:right w:val="nil"/>
            </w:tcBorders>
            <w:shd w:val="clear" w:color="003366" w:fill="0B3C66"/>
            <w:noWrap/>
            <w:vAlign w:val="center"/>
            <w:hideMark/>
          </w:tcPr>
          <w:p w14:paraId="16E72FA3" w14:textId="77777777" w:rsidR="002C5D7C" w:rsidRPr="002C5D7C" w:rsidRDefault="002C5D7C" w:rsidP="002C5D7C">
            <w:pPr>
              <w:rPr>
                <w:rFonts w:ascii="Calibri" w:eastAsia="Times New Roman" w:hAnsi="Calibri" w:cs="Calibri"/>
                <w:b/>
                <w:bCs/>
                <w:color w:val="FFFFFF"/>
                <w:sz w:val="22"/>
                <w:szCs w:val="22"/>
              </w:rPr>
            </w:pPr>
            <w:r w:rsidRPr="002C5D7C">
              <w:rPr>
                <w:rFonts w:ascii="Calibri" w:eastAsia="Times New Roman" w:hAnsi="Calibri" w:cs="Calibri"/>
                <w:b/>
                <w:bCs/>
                <w:color w:val="FFFFFF"/>
                <w:sz w:val="22"/>
                <w:szCs w:val="22"/>
              </w:rPr>
              <w:t>Aug-26</w:t>
            </w:r>
          </w:p>
        </w:tc>
        <w:tc>
          <w:tcPr>
            <w:tcW w:w="1317" w:type="dxa"/>
            <w:tcBorders>
              <w:top w:val="nil"/>
              <w:left w:val="nil"/>
              <w:bottom w:val="nil"/>
              <w:right w:val="nil"/>
            </w:tcBorders>
            <w:shd w:val="clear" w:color="003366" w:fill="0B3C66"/>
            <w:noWrap/>
            <w:vAlign w:val="bottom"/>
            <w:hideMark/>
          </w:tcPr>
          <w:p w14:paraId="3E1B4958" w14:textId="77777777" w:rsidR="002C5D7C" w:rsidRPr="002C5D7C" w:rsidRDefault="002C5D7C" w:rsidP="002C5D7C">
            <w:pPr>
              <w:rPr>
                <w:rFonts w:ascii="Calibri" w:eastAsia="Times New Roman" w:hAnsi="Calibri" w:cs="Calibri"/>
                <w:color w:val="000000"/>
                <w:sz w:val="22"/>
                <w:szCs w:val="22"/>
              </w:rPr>
            </w:pPr>
            <w:r w:rsidRPr="002C5D7C">
              <w:rPr>
                <w:rFonts w:ascii="Calibri" w:eastAsia="Times New Roman" w:hAnsi="Calibri" w:cs="Calibri"/>
                <w:color w:val="000000"/>
                <w:sz w:val="22"/>
                <w:szCs w:val="22"/>
              </w:rPr>
              <w:t> </w:t>
            </w:r>
          </w:p>
        </w:tc>
        <w:tc>
          <w:tcPr>
            <w:tcW w:w="1276" w:type="dxa"/>
            <w:tcBorders>
              <w:top w:val="nil"/>
              <w:left w:val="nil"/>
              <w:bottom w:val="nil"/>
              <w:right w:val="nil"/>
            </w:tcBorders>
            <w:shd w:val="clear" w:color="003366" w:fill="0B3C66"/>
            <w:noWrap/>
            <w:vAlign w:val="center"/>
            <w:hideMark/>
          </w:tcPr>
          <w:p w14:paraId="37D99999" w14:textId="77777777" w:rsidR="002C5D7C" w:rsidRPr="002C5D7C" w:rsidRDefault="002C5D7C" w:rsidP="002C5D7C">
            <w:pPr>
              <w:jc w:val="right"/>
              <w:rPr>
                <w:rFonts w:ascii="Calibri" w:eastAsia="Times New Roman" w:hAnsi="Calibri" w:cs="Calibri"/>
                <w:b/>
                <w:bCs/>
                <w:color w:val="FFFFFF"/>
              </w:rPr>
            </w:pPr>
            <w:r w:rsidRPr="002C5D7C">
              <w:rPr>
                <w:rFonts w:ascii="Calibri" w:eastAsia="Times New Roman" w:hAnsi="Calibri" w:cs="Calibri"/>
                <w:b/>
                <w:bCs/>
                <w:color w:val="FFFFFF"/>
              </w:rPr>
              <w:t xml:space="preserve">Project End Date =  </w:t>
            </w:r>
          </w:p>
        </w:tc>
        <w:tc>
          <w:tcPr>
            <w:tcW w:w="1580" w:type="dxa"/>
            <w:tcBorders>
              <w:top w:val="nil"/>
              <w:left w:val="nil"/>
              <w:bottom w:val="nil"/>
              <w:right w:val="nil"/>
            </w:tcBorders>
            <w:shd w:val="clear" w:color="003366" w:fill="0B3C66"/>
            <w:noWrap/>
            <w:vAlign w:val="center"/>
            <w:hideMark/>
          </w:tcPr>
          <w:p w14:paraId="31E65A40" w14:textId="77777777" w:rsidR="002C5D7C" w:rsidRPr="002C5D7C" w:rsidRDefault="002C5D7C" w:rsidP="002C5D7C">
            <w:pPr>
              <w:rPr>
                <w:rFonts w:ascii="Calibri" w:eastAsia="Times New Roman" w:hAnsi="Calibri" w:cs="Calibri"/>
                <w:b/>
                <w:bCs/>
                <w:color w:val="FFFFFF"/>
                <w:sz w:val="22"/>
                <w:szCs w:val="22"/>
              </w:rPr>
            </w:pPr>
            <w:r w:rsidRPr="002C5D7C">
              <w:rPr>
                <w:rFonts w:ascii="Calibri" w:eastAsia="Times New Roman" w:hAnsi="Calibri" w:cs="Calibri"/>
                <w:b/>
                <w:bCs/>
                <w:color w:val="FFFFFF"/>
                <w:sz w:val="22"/>
                <w:szCs w:val="22"/>
              </w:rPr>
              <w:t>Dec-26</w:t>
            </w:r>
          </w:p>
        </w:tc>
      </w:tr>
    </w:tbl>
    <w:p w14:paraId="26C58544" w14:textId="61129624" w:rsidR="00150CA2" w:rsidRDefault="00150CA2" w:rsidP="000321E9">
      <w:pPr>
        <w:ind w:left="720"/>
      </w:pPr>
    </w:p>
    <w:p w14:paraId="02963B1A" w14:textId="77777777" w:rsidR="00150CA2" w:rsidRDefault="00150CA2" w:rsidP="000321E9">
      <w:pPr>
        <w:ind w:left="720"/>
      </w:pPr>
    </w:p>
    <w:p w14:paraId="58660D2A" w14:textId="77777777" w:rsidR="00150CA2" w:rsidRDefault="00150CA2" w:rsidP="000321E9">
      <w:pPr>
        <w:ind w:left="720"/>
      </w:pPr>
    </w:p>
    <w:tbl>
      <w:tblPr>
        <w:tblW w:w="1008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7284"/>
      </w:tblGrid>
      <w:tr w:rsidR="00C65FD1" w:rsidRPr="00F364C8" w14:paraId="30851431" w14:textId="77777777" w:rsidTr="00460959">
        <w:trPr>
          <w:trHeight w:val="499"/>
        </w:trPr>
        <w:tc>
          <w:tcPr>
            <w:tcW w:w="2801"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483029B3" w14:textId="77777777" w:rsidR="00C65FD1" w:rsidRPr="00F364C8" w:rsidRDefault="00F364A4" w:rsidP="00337430">
            <w:pPr>
              <w:spacing w:line="276" w:lineRule="auto"/>
              <w:rPr>
                <w:b/>
                <w:bCs/>
              </w:rPr>
            </w:pPr>
            <w:r w:rsidRPr="00F364C8">
              <w:rPr>
                <w:b/>
                <w:bCs/>
                <w:color w:val="0B3C66"/>
                <w:sz w:val="19"/>
                <w:szCs w:val="19"/>
              </w:rPr>
              <w:t>Delivery &amp; Installation</w:t>
            </w:r>
          </w:p>
        </w:tc>
        <w:tc>
          <w:tcPr>
            <w:tcW w:w="7284"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7ABC9AA1" w14:textId="77777777" w:rsidR="00C65FD1" w:rsidRPr="00332EC8" w:rsidRDefault="00F364A4" w:rsidP="00337430">
            <w:pPr>
              <w:spacing w:line="276" w:lineRule="auto"/>
            </w:pPr>
            <w:r w:rsidRPr="00251D36">
              <w:rPr>
                <w:color w:val="222222"/>
                <w:sz w:val="19"/>
                <w:highlight w:val="yellow"/>
              </w:rPr>
              <w:t>3 + 1</w:t>
            </w:r>
            <w:r>
              <w:rPr>
                <w:color w:val="222222"/>
                <w:sz w:val="19"/>
              </w:rPr>
              <w:t xml:space="preserve"> Months months from receipt of advance or handover of clear site</w:t>
            </w:r>
          </w:p>
        </w:tc>
      </w:tr>
      <w:tr w:rsidR="00C65FD1" w:rsidRPr="00F364C8" w14:paraId="23808F28" w14:textId="77777777" w:rsidTr="00460959">
        <w:tc>
          <w:tcPr>
            <w:tcW w:w="2801"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7C645F75" w14:textId="77777777" w:rsidR="00C65FD1" w:rsidRPr="00F364C8" w:rsidRDefault="00F364A4" w:rsidP="00337430">
            <w:pPr>
              <w:spacing w:line="276" w:lineRule="auto"/>
              <w:rPr>
                <w:b/>
                <w:bCs/>
              </w:rPr>
            </w:pPr>
            <w:r w:rsidRPr="00F364C8">
              <w:rPr>
                <w:b/>
                <w:bCs/>
                <w:color w:val="0B3C66"/>
                <w:sz w:val="19"/>
                <w:szCs w:val="19"/>
              </w:rPr>
              <w:t>Commissioning Date</w:t>
            </w:r>
          </w:p>
        </w:tc>
        <w:tc>
          <w:tcPr>
            <w:tcW w:w="7284"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31AF0C88" w14:textId="77777777" w:rsidR="00C65FD1" w:rsidRPr="00332EC8" w:rsidRDefault="00F364A4" w:rsidP="00337430">
            <w:pPr>
              <w:spacing w:line="276" w:lineRule="auto"/>
            </w:pPr>
            <w:r w:rsidRPr="00332EC8">
              <w:rPr>
                <w:color w:val="222222"/>
                <w:sz w:val="19"/>
                <w:szCs w:val="19"/>
              </w:rPr>
              <w:t>3 days of successful plant running. Downtime due to grid / load issues not attributable to supplier treated as successful.</w:t>
            </w:r>
          </w:p>
        </w:tc>
      </w:tr>
      <w:tr w:rsidR="00C65FD1" w:rsidRPr="00F364C8" w14:paraId="369491EF" w14:textId="77777777" w:rsidTr="00460959">
        <w:tc>
          <w:tcPr>
            <w:tcW w:w="2801" w:type="dxa"/>
            <w:tcBorders>
              <w:top w:val="single" w:sz="4" w:space="0" w:color="C9D6E0"/>
              <w:left w:val="single" w:sz="4" w:space="0" w:color="C9D6E0"/>
              <w:bottom w:val="single" w:sz="4" w:space="0" w:color="C9D6E0"/>
              <w:right w:val="single" w:sz="4" w:space="0" w:color="C9D6E0"/>
            </w:tcBorders>
            <w:shd w:val="clear" w:color="auto" w:fill="E8F1F8"/>
            <w:tcMar>
              <w:top w:w="100" w:type="dxa"/>
              <w:left w:w="160" w:type="dxa"/>
              <w:bottom w:w="100" w:type="dxa"/>
              <w:right w:w="160" w:type="dxa"/>
            </w:tcMar>
            <w:vAlign w:val="center"/>
          </w:tcPr>
          <w:p w14:paraId="1600AB87" w14:textId="77777777" w:rsidR="00C65FD1" w:rsidRPr="00F364C8" w:rsidRDefault="00F364A4" w:rsidP="00337430">
            <w:pPr>
              <w:spacing w:line="276" w:lineRule="auto"/>
              <w:rPr>
                <w:b/>
                <w:bCs/>
              </w:rPr>
            </w:pPr>
            <w:r w:rsidRPr="00F364C8">
              <w:rPr>
                <w:b/>
                <w:bCs/>
                <w:color w:val="0B3C66"/>
                <w:sz w:val="19"/>
                <w:szCs w:val="19"/>
              </w:rPr>
              <w:t>Handover Documents</w:t>
            </w:r>
          </w:p>
        </w:tc>
        <w:tc>
          <w:tcPr>
            <w:tcW w:w="7284" w:type="dxa"/>
            <w:tcBorders>
              <w:top w:val="single" w:sz="4" w:space="0" w:color="C9D6E0"/>
              <w:left w:val="single" w:sz="4" w:space="0" w:color="C9D6E0"/>
              <w:bottom w:val="single" w:sz="4" w:space="0" w:color="C9D6E0"/>
              <w:right w:val="single" w:sz="4" w:space="0" w:color="C9D6E0"/>
            </w:tcBorders>
            <w:tcMar>
              <w:top w:w="100" w:type="dxa"/>
              <w:left w:w="160" w:type="dxa"/>
              <w:bottom w:w="100" w:type="dxa"/>
              <w:right w:w="160" w:type="dxa"/>
            </w:tcMar>
            <w:vAlign w:val="center"/>
          </w:tcPr>
          <w:p w14:paraId="32C12426" w14:textId="77777777" w:rsidR="00C65FD1" w:rsidRPr="00332EC8" w:rsidRDefault="00F364A4" w:rsidP="00337430">
            <w:pPr>
              <w:spacing w:line="276" w:lineRule="auto"/>
            </w:pPr>
            <w:r w:rsidRPr="00332EC8">
              <w:rPr>
                <w:color w:val="222222"/>
                <w:sz w:val="19"/>
                <w:szCs w:val="19"/>
              </w:rPr>
              <w:t>As-built drawings, data sheets (STAAD report of MMS, lifeline, LA), authority approvals, test reports, GA drawings for LT/HT panels, pre-commissioning checklist, PDI &amp; dispatch clearance, warranty certificate, O&amp;M manual, PR data (optional), training records.</w:t>
            </w:r>
          </w:p>
        </w:tc>
      </w:tr>
    </w:tbl>
    <w:p w14:paraId="7CAF4647" w14:textId="77777777" w:rsidR="00460959" w:rsidRDefault="00460959">
      <w:r>
        <w:br w:type="page"/>
      </w:r>
    </w:p>
    <w:tbl>
      <w:tblPr>
        <w:tblW w:w="1008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8684"/>
      </w:tblGrid>
      <w:tr w:rsidR="00C65FD1" w:rsidRPr="00F364C8" w14:paraId="7E11D2B1" w14:textId="77777777" w:rsidTr="00460959">
        <w:tc>
          <w:tcPr>
            <w:tcW w:w="1400" w:type="dxa"/>
            <w:tcBorders>
              <w:top w:val="none" w:sz="0" w:space="0" w:color="FFFFFF"/>
              <w:left w:val="none" w:sz="0" w:space="0" w:color="FFFFFF"/>
              <w:bottom w:val="none" w:sz="0" w:space="0" w:color="FFFFFF"/>
              <w:right w:val="none" w:sz="0" w:space="0" w:color="FFFFFF"/>
            </w:tcBorders>
            <w:shd w:val="clear" w:color="auto" w:fill="E97132" w:themeFill="accent2"/>
            <w:tcMar>
              <w:top w:w="180" w:type="dxa"/>
              <w:left w:w="100" w:type="dxa"/>
              <w:bottom w:w="180" w:type="dxa"/>
              <w:right w:w="100" w:type="dxa"/>
            </w:tcMar>
            <w:vAlign w:val="center"/>
          </w:tcPr>
          <w:p w14:paraId="6B28046E" w14:textId="77777777" w:rsidR="00C65FD1" w:rsidRPr="00F364C8" w:rsidRDefault="00F364A4">
            <w:pPr>
              <w:jc w:val="center"/>
              <w:rPr>
                <w:b/>
                <w:bCs/>
              </w:rPr>
            </w:pPr>
            <w:r w:rsidRPr="00F364C8">
              <w:rPr>
                <w:b/>
                <w:bCs/>
                <w:color w:val="FFFFFF"/>
                <w:sz w:val="32"/>
                <w:szCs w:val="32"/>
              </w:rPr>
              <w:lastRenderedPageBreak/>
              <w:t>3.0</w:t>
            </w:r>
          </w:p>
        </w:tc>
        <w:tc>
          <w:tcPr>
            <w:tcW w:w="8680" w:type="dxa"/>
            <w:tcBorders>
              <w:top w:val="none" w:sz="0" w:space="0" w:color="FFFFFF"/>
              <w:left w:val="none" w:sz="0" w:space="0" w:color="FFFFFF"/>
              <w:bottom w:val="none" w:sz="0" w:space="0" w:color="FFFFFF"/>
              <w:right w:val="none" w:sz="0" w:space="0" w:color="FFFFFF"/>
            </w:tcBorders>
            <w:shd w:val="clear" w:color="auto" w:fill="0B3C66"/>
            <w:tcMar>
              <w:top w:w="180" w:type="dxa"/>
              <w:left w:w="240" w:type="dxa"/>
              <w:bottom w:w="180" w:type="dxa"/>
              <w:right w:w="240" w:type="dxa"/>
            </w:tcMar>
            <w:vAlign w:val="center"/>
          </w:tcPr>
          <w:p w14:paraId="793EECDD" w14:textId="77777777" w:rsidR="00C65FD1" w:rsidRPr="00F364C8" w:rsidRDefault="00F364A4" w:rsidP="00484198">
            <w:pPr>
              <w:pStyle w:val="v4"/>
            </w:pPr>
            <w:bookmarkStart w:id="21" w:name="_Toc236831879"/>
            <w:r w:rsidRPr="00F364C8">
              <w:t>Commercial Offer</w:t>
            </w:r>
            <w:bookmarkEnd w:id="21"/>
          </w:p>
        </w:tc>
      </w:tr>
    </w:tbl>
    <w:p w14:paraId="0CCCCC9C" w14:textId="77777777" w:rsidR="00C65FD1" w:rsidRPr="00F364C8" w:rsidRDefault="00C65FD1" w:rsidP="000321E9">
      <w:pPr>
        <w:spacing w:after="160"/>
        <w:ind w:left="720"/>
        <w:rPr>
          <w:b/>
          <w:bCs/>
        </w:rPr>
      </w:pPr>
    </w:p>
    <w:tbl>
      <w:tblPr>
        <w:tblStyle w:val="TableGridLight"/>
        <w:tblW w:w="10064" w:type="dxa"/>
        <w:tblInd w:w="704" w:type="dxa"/>
        <w:tblLayout w:type="fixed"/>
        <w:tblLook w:val="04A0" w:firstRow="1" w:lastRow="0" w:firstColumn="1" w:lastColumn="0" w:noHBand="0" w:noVBand="1"/>
      </w:tblPr>
      <w:tblGrid>
        <w:gridCol w:w="1980"/>
        <w:gridCol w:w="8084"/>
      </w:tblGrid>
      <w:tr w:rsidR="00440600" w:rsidRPr="00332EC8" w14:paraId="422B3577" w14:textId="77777777" w:rsidTr="00E65F08">
        <w:trPr>
          <w:trHeight w:val="587"/>
        </w:trPr>
        <w:tc>
          <w:tcPr>
            <w:tcW w:w="1980" w:type="dxa"/>
            <w:shd w:val="clear" w:color="auto" w:fill="E8F1F8"/>
            <w:vAlign w:val="center"/>
          </w:tcPr>
          <w:p w14:paraId="27D23D56" w14:textId="77777777" w:rsidR="00440600" w:rsidRPr="00D80BFF" w:rsidRDefault="00440600" w:rsidP="00085EE5">
            <w:pPr>
              <w:spacing w:line="276" w:lineRule="auto"/>
              <w:rPr>
                <w:b/>
                <w:bCs/>
                <w:color w:val="0B3C66"/>
                <w:sz w:val="19"/>
                <w:szCs w:val="19"/>
              </w:rPr>
            </w:pPr>
            <w:r w:rsidRPr="00D80BFF">
              <w:rPr>
                <w:b/>
                <w:bCs/>
                <w:color w:val="0B3C66"/>
                <w:sz w:val="19"/>
                <w:szCs w:val="19"/>
              </w:rPr>
              <w:t>Offtaker</w:t>
            </w:r>
          </w:p>
        </w:tc>
        <w:tc>
          <w:tcPr>
            <w:tcW w:w="8084" w:type="dxa"/>
            <w:vAlign w:val="center"/>
          </w:tcPr>
          <w:p w14:paraId="4787DCB7" w14:textId="77777777" w:rsidR="00440600" w:rsidRPr="00332EC8" w:rsidRDefault="00440600" w:rsidP="00085EE5">
            <w:pPr>
              <w:spacing w:line="276" w:lineRule="auto"/>
              <w:rPr>
                <w:sz w:val="19"/>
                <w:szCs w:val="19"/>
              </w:rPr>
            </w:pPr>
            <w:r w:rsidRPr="00251D36">
              <w:rPr>
                <w:sz w:val="19"/>
                <w:szCs w:val="19"/>
                <w:highlight w:val="yellow"/>
              </w:rPr>
              <w:t>Bimbo bakeri</w:t>
            </w:r>
            <w:r w:rsidRPr="00332EC8">
              <w:rPr>
                <w:sz w:val="19"/>
                <w:szCs w:val="19"/>
              </w:rPr>
              <w:t xml:space="preserve"> (hereinafter referred to as “Offtaker”) having its registered office at </w:t>
            </w:r>
            <w:r w:rsidRPr="00251D36">
              <w:rPr>
                <w:sz w:val="19"/>
                <w:szCs w:val="19"/>
                <w:highlight w:val="yellow"/>
              </w:rPr>
              <w:t>Tamil Nadu.</w:t>
            </w:r>
            <w:r w:rsidRPr="00332EC8">
              <w:rPr>
                <w:sz w:val="19"/>
                <w:szCs w:val="19"/>
              </w:rPr>
              <w:t xml:space="preserve"> </w:t>
            </w:r>
          </w:p>
        </w:tc>
      </w:tr>
      <w:tr w:rsidR="00440600" w:rsidRPr="00332EC8" w14:paraId="3C706FB8" w14:textId="77777777" w:rsidTr="00E65F08">
        <w:trPr>
          <w:trHeight w:val="1361"/>
        </w:trPr>
        <w:tc>
          <w:tcPr>
            <w:tcW w:w="1980" w:type="dxa"/>
            <w:shd w:val="clear" w:color="auto" w:fill="E8F1F8"/>
            <w:vAlign w:val="center"/>
          </w:tcPr>
          <w:p w14:paraId="0EAF0008" w14:textId="77777777" w:rsidR="00440600" w:rsidRPr="00D80BFF" w:rsidRDefault="00440600" w:rsidP="00085EE5">
            <w:pPr>
              <w:spacing w:line="276" w:lineRule="auto"/>
              <w:rPr>
                <w:b/>
                <w:bCs/>
                <w:color w:val="0B3C66"/>
                <w:sz w:val="19"/>
                <w:szCs w:val="19"/>
              </w:rPr>
            </w:pPr>
            <w:r w:rsidRPr="00D80BFF">
              <w:rPr>
                <w:b/>
                <w:bCs/>
                <w:color w:val="0B3C66"/>
                <w:sz w:val="19"/>
                <w:szCs w:val="19"/>
              </w:rPr>
              <w:t>Power Producer</w:t>
            </w:r>
          </w:p>
        </w:tc>
        <w:tc>
          <w:tcPr>
            <w:tcW w:w="8084" w:type="dxa"/>
            <w:vAlign w:val="center"/>
          </w:tcPr>
          <w:p w14:paraId="6AA0F8AA" w14:textId="77777777" w:rsidR="00440600" w:rsidRPr="00332EC8" w:rsidRDefault="00440600" w:rsidP="00085EE5">
            <w:pPr>
              <w:spacing w:line="276" w:lineRule="auto"/>
              <w:rPr>
                <w:sz w:val="19"/>
                <w:szCs w:val="19"/>
              </w:rPr>
            </w:pPr>
            <w:r w:rsidRPr="00332EC8">
              <w:rPr>
                <w:sz w:val="19"/>
                <w:szCs w:val="19"/>
              </w:rPr>
              <w:t>Fourth Partner Energy Private Limited and its financial partners/subsidiary company (hereinafter referred to as “4PEL” or “Power Producer”) having its registered office at Fourth Partner House, Plot No N46, House No. 4-9-10, HMT Nagar, Hyderabad 500076, India</w:t>
            </w:r>
          </w:p>
        </w:tc>
      </w:tr>
      <w:tr w:rsidR="00440600" w:rsidRPr="00332EC8" w14:paraId="2E2C22AF" w14:textId="77777777" w:rsidTr="00E65F08">
        <w:trPr>
          <w:trHeight w:val="1521"/>
        </w:trPr>
        <w:tc>
          <w:tcPr>
            <w:tcW w:w="1980" w:type="dxa"/>
            <w:shd w:val="clear" w:color="auto" w:fill="E8F1F8"/>
            <w:vAlign w:val="center"/>
          </w:tcPr>
          <w:p w14:paraId="407AB724" w14:textId="77777777" w:rsidR="00440600" w:rsidRPr="00D80BFF" w:rsidRDefault="00440600" w:rsidP="00085EE5">
            <w:pPr>
              <w:spacing w:line="276" w:lineRule="auto"/>
              <w:rPr>
                <w:b/>
                <w:bCs/>
                <w:color w:val="0B3C66"/>
                <w:sz w:val="19"/>
                <w:szCs w:val="19"/>
              </w:rPr>
            </w:pPr>
            <w:r w:rsidRPr="00D80BFF">
              <w:rPr>
                <w:b/>
                <w:bCs/>
                <w:color w:val="0B3C66"/>
                <w:sz w:val="19"/>
                <w:szCs w:val="19"/>
              </w:rPr>
              <w:t>Nature of Contract</w:t>
            </w:r>
          </w:p>
        </w:tc>
        <w:tc>
          <w:tcPr>
            <w:tcW w:w="8084" w:type="dxa"/>
            <w:vAlign w:val="center"/>
          </w:tcPr>
          <w:p w14:paraId="3ED0BCFD" w14:textId="77777777" w:rsidR="00440600" w:rsidRPr="00332EC8" w:rsidRDefault="00440600" w:rsidP="00085EE5">
            <w:pPr>
              <w:spacing w:line="276" w:lineRule="auto"/>
              <w:rPr>
                <w:sz w:val="19"/>
                <w:szCs w:val="19"/>
              </w:rPr>
            </w:pPr>
            <w:r w:rsidRPr="00332EC8">
              <w:rPr>
                <w:sz w:val="19"/>
                <w:szCs w:val="19"/>
              </w:rPr>
              <w:t>The Solar Power Plant will be developed, built, owned, financed, operated and maintained by 4PEL on a turnkey BOOT (Build, Own, Operate and Transfer) basis</w:t>
            </w:r>
          </w:p>
          <w:p w14:paraId="68EF18BD" w14:textId="77777777" w:rsidR="00440600" w:rsidRPr="00332EC8" w:rsidRDefault="00440600" w:rsidP="00085EE5">
            <w:pPr>
              <w:spacing w:line="276" w:lineRule="auto"/>
              <w:rPr>
                <w:sz w:val="19"/>
                <w:szCs w:val="19"/>
              </w:rPr>
            </w:pPr>
            <w:r w:rsidRPr="00332EC8">
              <w:rPr>
                <w:sz w:val="19"/>
                <w:szCs w:val="19"/>
              </w:rPr>
              <w:t>The Offtaker will only pay the 4PEL for the power generated or deemed to be generated</w:t>
            </w:r>
          </w:p>
          <w:p w14:paraId="3794FAE7" w14:textId="77777777" w:rsidR="00440600" w:rsidRPr="00332EC8" w:rsidRDefault="00440600" w:rsidP="00085EE5">
            <w:pPr>
              <w:spacing w:line="276" w:lineRule="auto"/>
              <w:rPr>
                <w:sz w:val="19"/>
                <w:szCs w:val="19"/>
              </w:rPr>
            </w:pPr>
            <w:r w:rsidRPr="00945F41">
              <w:rPr>
                <w:b/>
                <w:bCs/>
                <w:color w:val="0B3C66"/>
                <w:sz w:val="19"/>
                <w:szCs w:val="19"/>
              </w:rPr>
              <w:t>The</w:t>
            </w:r>
            <w:r w:rsidRPr="00332EC8">
              <w:rPr>
                <w:sz w:val="19"/>
                <w:szCs w:val="19"/>
              </w:rPr>
              <w:t xml:space="preserve"> onus of system uptime and maintenance is entirely on the 4PEL.</w:t>
            </w:r>
          </w:p>
          <w:p w14:paraId="696A4D80" w14:textId="77777777" w:rsidR="00440600" w:rsidRPr="00332EC8" w:rsidRDefault="00440600" w:rsidP="00085EE5">
            <w:pPr>
              <w:spacing w:line="276" w:lineRule="auto"/>
              <w:rPr>
                <w:sz w:val="19"/>
                <w:szCs w:val="19"/>
              </w:rPr>
            </w:pPr>
            <w:r w:rsidRPr="00332EC8">
              <w:rPr>
                <w:sz w:val="19"/>
                <w:szCs w:val="19"/>
              </w:rPr>
              <w:t>The Offtaker agrees to buy all the power generated by this solar power plant.</w:t>
            </w:r>
          </w:p>
        </w:tc>
      </w:tr>
      <w:tr w:rsidR="00440600" w:rsidRPr="00332EC8" w14:paraId="23891791" w14:textId="77777777" w:rsidTr="00E65F08">
        <w:trPr>
          <w:trHeight w:val="1837"/>
        </w:trPr>
        <w:tc>
          <w:tcPr>
            <w:tcW w:w="1980" w:type="dxa"/>
            <w:shd w:val="clear" w:color="auto" w:fill="E8F1F8"/>
            <w:vAlign w:val="center"/>
          </w:tcPr>
          <w:p w14:paraId="6E3B5EBA" w14:textId="77777777" w:rsidR="00440600" w:rsidRPr="00D80BFF" w:rsidRDefault="00440600" w:rsidP="00085EE5">
            <w:pPr>
              <w:spacing w:line="276" w:lineRule="auto"/>
              <w:rPr>
                <w:b/>
                <w:bCs/>
                <w:color w:val="0B3C66"/>
                <w:sz w:val="19"/>
                <w:szCs w:val="19"/>
              </w:rPr>
            </w:pPr>
            <w:r w:rsidRPr="00D80BFF">
              <w:rPr>
                <w:b/>
                <w:bCs/>
                <w:color w:val="0B3C66"/>
                <w:sz w:val="19"/>
                <w:szCs w:val="19"/>
              </w:rPr>
              <w:t>Title &amp; Tenure</w:t>
            </w:r>
          </w:p>
        </w:tc>
        <w:tc>
          <w:tcPr>
            <w:tcW w:w="8084" w:type="dxa"/>
            <w:vAlign w:val="center"/>
          </w:tcPr>
          <w:p w14:paraId="76ADE686" w14:textId="77777777" w:rsidR="00440600" w:rsidRPr="00332EC8" w:rsidRDefault="00440600" w:rsidP="00085EE5">
            <w:pPr>
              <w:spacing w:line="276" w:lineRule="auto"/>
              <w:rPr>
                <w:sz w:val="19"/>
                <w:szCs w:val="19"/>
              </w:rPr>
            </w:pPr>
            <w:r w:rsidRPr="00332EC8">
              <w:rPr>
                <w:sz w:val="19"/>
                <w:szCs w:val="19"/>
              </w:rPr>
              <w:t xml:space="preserve">4PEL </w:t>
            </w:r>
            <w:r w:rsidR="00332EC8" w:rsidRPr="00332EC8">
              <w:rPr>
                <w:sz w:val="19"/>
                <w:szCs w:val="19"/>
              </w:rPr>
              <w:t>shall always</w:t>
            </w:r>
            <w:r w:rsidRPr="00332EC8">
              <w:rPr>
                <w:sz w:val="19"/>
                <w:szCs w:val="19"/>
              </w:rPr>
              <w:t xml:space="preserve"> be the absolute, legal and beneficial owner of the Power Plant(s) including environmental incentives/attributes.</w:t>
            </w:r>
          </w:p>
          <w:p w14:paraId="0871A4AF" w14:textId="77777777" w:rsidR="00440600" w:rsidRPr="00332EC8" w:rsidRDefault="00440600" w:rsidP="00085EE5">
            <w:pPr>
              <w:spacing w:line="276" w:lineRule="auto"/>
              <w:rPr>
                <w:sz w:val="19"/>
                <w:szCs w:val="19"/>
              </w:rPr>
            </w:pPr>
            <w:r w:rsidRPr="00332EC8">
              <w:rPr>
                <w:sz w:val="19"/>
                <w:szCs w:val="19"/>
              </w:rPr>
              <w:t>The Term of the Contract would be for a period of 25 years from the Commissioning Date.</w:t>
            </w:r>
          </w:p>
          <w:p w14:paraId="0AC786C0" w14:textId="77777777" w:rsidR="00440600" w:rsidRPr="00332EC8" w:rsidRDefault="00440600" w:rsidP="00085EE5">
            <w:pPr>
              <w:spacing w:line="276" w:lineRule="auto"/>
              <w:rPr>
                <w:sz w:val="19"/>
                <w:szCs w:val="19"/>
              </w:rPr>
            </w:pPr>
            <w:r w:rsidRPr="00332EC8">
              <w:rPr>
                <w:sz w:val="19"/>
                <w:szCs w:val="19"/>
              </w:rPr>
              <w:t xml:space="preserve">On the completion of the Term of the Contract, the Offtaker will have the Option to buy the asset at Nil Value. Please note that the life of the solar power plant is expected to be 25 years. </w:t>
            </w:r>
          </w:p>
        </w:tc>
      </w:tr>
    </w:tbl>
    <w:p w14:paraId="5D59E8C5" w14:textId="77777777" w:rsidR="00945F41" w:rsidRDefault="00F364A4" w:rsidP="00A76399">
      <w:pPr>
        <w:pStyle w:val="Strong1"/>
      </w:pPr>
      <w:r w:rsidRPr="00370944">
        <w:t xml:space="preserve">  </w:t>
      </w:r>
      <w:bookmarkStart w:id="22" w:name="_Toc232002501"/>
      <w:bookmarkStart w:id="23" w:name="_Toc232003442"/>
      <w:bookmarkStart w:id="24" w:name="_Toc236831880"/>
      <w:r w:rsidR="00E8124D" w:rsidRPr="00370944">
        <w:t xml:space="preserve">3.1 </w:t>
      </w:r>
      <w:bookmarkEnd w:id="22"/>
      <w:bookmarkEnd w:id="23"/>
      <w:r w:rsidR="00440600" w:rsidRPr="00370944">
        <w:t>Proposed Solar Tariff:</w:t>
      </w:r>
      <w:bookmarkEnd w:id="24"/>
    </w:p>
    <w:p w14:paraId="5D43B843" w14:textId="77777777" w:rsidR="00945F41" w:rsidRPr="00370944" w:rsidRDefault="00945F41" w:rsidP="00AD4625"/>
    <w:tbl>
      <w:tblPr>
        <w:tblStyle w:val="TableGrid"/>
        <w:tblW w:w="10078" w:type="dxa"/>
        <w:tblInd w:w="704" w:type="dxa"/>
        <w:tblLayout w:type="fixed"/>
        <w:tblLook w:val="04A0" w:firstRow="1" w:lastRow="0" w:firstColumn="1" w:lastColumn="0" w:noHBand="0" w:noVBand="1"/>
      </w:tblPr>
      <w:tblGrid>
        <w:gridCol w:w="10078"/>
      </w:tblGrid>
      <w:tr w:rsidR="00370944" w:rsidRPr="00945F41" w14:paraId="13CD2889" w14:textId="77777777" w:rsidTr="00945F41">
        <w:trPr>
          <w:trHeight w:val="4532"/>
        </w:trPr>
        <w:tc>
          <w:tcPr>
            <w:tcW w:w="10078" w:type="dxa"/>
          </w:tcPr>
          <w:p w14:paraId="0A00D55C" w14:textId="77777777" w:rsidR="00370944" w:rsidRPr="00945F41" w:rsidRDefault="00370944" w:rsidP="00E143EA">
            <w:pPr>
              <w:adjustRightInd w:val="0"/>
              <w:spacing w:before="240" w:line="276" w:lineRule="auto"/>
              <w:jc w:val="both"/>
              <w:rPr>
                <w:rFonts w:ascii="Arial" w:hAnsi="Arial" w:cs="Arial"/>
                <w:b/>
                <w:i/>
                <w:iCs/>
                <w:sz w:val="19"/>
                <w:szCs w:val="19"/>
              </w:rPr>
            </w:pPr>
            <w:r w:rsidRPr="00945F41">
              <w:rPr>
                <w:rFonts w:ascii="Arial" w:hAnsi="Arial" w:cs="Arial"/>
                <w:b/>
                <w:i/>
                <w:iCs/>
                <w:sz w:val="19"/>
                <w:szCs w:val="19"/>
              </w:rPr>
              <w:t>For every unit (kWh) of power generated or deemed to be generated by the Solar Power Plant, the Offtaker can avail followings tariff options:</w:t>
            </w:r>
          </w:p>
          <w:p w14:paraId="5D05D6EE" w14:textId="77777777" w:rsidR="00370944" w:rsidRPr="00945F41" w:rsidRDefault="00370944" w:rsidP="00E143EA">
            <w:pPr>
              <w:adjustRightInd w:val="0"/>
              <w:spacing w:before="240" w:line="276" w:lineRule="auto"/>
              <w:jc w:val="both"/>
              <w:rPr>
                <w:rFonts w:ascii="Arial" w:hAnsi="Arial" w:cs="Arial"/>
                <w:b/>
                <w:sz w:val="19"/>
                <w:szCs w:val="19"/>
              </w:rPr>
            </w:pPr>
          </w:p>
          <w:tbl>
            <w:tblPr>
              <w:tblStyle w:val="TableGrid"/>
              <w:tblW w:w="0" w:type="auto"/>
              <w:jc w:val="center"/>
              <w:tblLayout w:type="fixed"/>
              <w:tblLook w:val="04A0" w:firstRow="1" w:lastRow="0" w:firstColumn="1" w:lastColumn="0" w:noHBand="0" w:noVBand="1"/>
            </w:tblPr>
            <w:tblGrid>
              <w:gridCol w:w="1952"/>
              <w:gridCol w:w="2935"/>
              <w:gridCol w:w="2935"/>
            </w:tblGrid>
            <w:tr w:rsidR="00370944" w:rsidRPr="00945F41" w14:paraId="35ECFCA3" w14:textId="77777777" w:rsidTr="00945F41">
              <w:trPr>
                <w:trHeight w:val="603"/>
                <w:jc w:val="center"/>
              </w:trPr>
              <w:tc>
                <w:tcPr>
                  <w:tcW w:w="1952" w:type="dxa"/>
                  <w:vAlign w:val="center"/>
                </w:tcPr>
                <w:p w14:paraId="44133E41" w14:textId="77777777" w:rsidR="00370944" w:rsidRPr="00945F41" w:rsidRDefault="00370944" w:rsidP="00085EE5">
                  <w:pPr>
                    <w:adjustRightInd w:val="0"/>
                    <w:spacing w:line="276" w:lineRule="auto"/>
                    <w:jc w:val="center"/>
                    <w:rPr>
                      <w:rFonts w:ascii="Arial" w:hAnsi="Arial" w:cs="Arial"/>
                      <w:b/>
                      <w:sz w:val="19"/>
                      <w:szCs w:val="19"/>
                    </w:rPr>
                  </w:pPr>
                  <w:r w:rsidRPr="00945F41">
                    <w:rPr>
                      <w:rFonts w:ascii="Arial" w:hAnsi="Arial" w:cs="Arial"/>
                      <w:b/>
                      <w:sz w:val="19"/>
                      <w:szCs w:val="19"/>
                    </w:rPr>
                    <w:t>Period</w:t>
                  </w:r>
                </w:p>
              </w:tc>
              <w:tc>
                <w:tcPr>
                  <w:tcW w:w="2935" w:type="dxa"/>
                  <w:vAlign w:val="center"/>
                </w:tcPr>
                <w:p w14:paraId="31481CA1" w14:textId="77777777" w:rsidR="00370944" w:rsidRPr="00945F41" w:rsidRDefault="00370944" w:rsidP="00085EE5">
                  <w:pPr>
                    <w:adjustRightInd w:val="0"/>
                    <w:spacing w:line="276" w:lineRule="auto"/>
                    <w:jc w:val="center"/>
                    <w:rPr>
                      <w:rFonts w:ascii="Arial" w:hAnsi="Arial" w:cs="Arial"/>
                      <w:b/>
                      <w:sz w:val="19"/>
                      <w:szCs w:val="19"/>
                    </w:rPr>
                  </w:pPr>
                  <w:r w:rsidRPr="00945F41">
                    <w:rPr>
                      <w:rFonts w:ascii="Arial" w:hAnsi="Arial" w:cs="Arial"/>
                      <w:b/>
                      <w:sz w:val="19"/>
                      <w:szCs w:val="19"/>
                    </w:rPr>
                    <w:t>Tariff Rs/kWh</w:t>
                  </w:r>
                </w:p>
              </w:tc>
              <w:tc>
                <w:tcPr>
                  <w:tcW w:w="2935" w:type="dxa"/>
                  <w:vAlign w:val="center"/>
                </w:tcPr>
                <w:p w14:paraId="367F1E3C" w14:textId="77777777" w:rsidR="00370944" w:rsidRPr="00945F41" w:rsidRDefault="00370944" w:rsidP="00085EE5">
                  <w:pPr>
                    <w:adjustRightInd w:val="0"/>
                    <w:spacing w:line="276" w:lineRule="auto"/>
                    <w:jc w:val="center"/>
                    <w:rPr>
                      <w:rFonts w:ascii="Arial" w:hAnsi="Arial" w:cs="Arial"/>
                      <w:b/>
                      <w:sz w:val="19"/>
                      <w:szCs w:val="19"/>
                    </w:rPr>
                  </w:pPr>
                  <w:r w:rsidRPr="00945F41">
                    <w:rPr>
                      <w:rFonts w:ascii="Arial" w:hAnsi="Arial" w:cs="Arial"/>
                      <w:b/>
                      <w:sz w:val="19"/>
                      <w:szCs w:val="19"/>
                    </w:rPr>
                    <w:t>Tariff Type</w:t>
                  </w:r>
                </w:p>
                <w:p w14:paraId="45B7C428" w14:textId="77777777" w:rsidR="00370944" w:rsidRPr="00945F41" w:rsidRDefault="00370944" w:rsidP="00085EE5">
                  <w:pPr>
                    <w:adjustRightInd w:val="0"/>
                    <w:spacing w:line="276" w:lineRule="auto"/>
                    <w:jc w:val="center"/>
                    <w:rPr>
                      <w:rFonts w:ascii="Arial" w:hAnsi="Arial" w:cs="Arial"/>
                      <w:b/>
                      <w:sz w:val="19"/>
                      <w:szCs w:val="19"/>
                    </w:rPr>
                  </w:pPr>
                  <w:r w:rsidRPr="00945F41">
                    <w:rPr>
                      <w:rFonts w:ascii="Arial" w:hAnsi="Arial" w:cs="Arial"/>
                      <w:b/>
                      <w:sz w:val="19"/>
                      <w:szCs w:val="19"/>
                    </w:rPr>
                    <w:t>(Flat/Escalated)</w:t>
                  </w:r>
                </w:p>
              </w:tc>
            </w:tr>
            <w:tr w:rsidR="00370944" w:rsidRPr="00473F7D" w14:paraId="3A44F5C5" w14:textId="77777777" w:rsidTr="00945F41">
              <w:trPr>
                <w:trHeight w:val="413"/>
                <w:jc w:val="center"/>
              </w:trPr>
              <w:tc>
                <w:tcPr>
                  <w:tcW w:w="1952" w:type="dxa"/>
                  <w:vAlign w:val="center"/>
                </w:tcPr>
                <w:p w14:paraId="5FA4C557" w14:textId="77777777" w:rsidR="00370944" w:rsidRPr="00251D36" w:rsidRDefault="00370944" w:rsidP="00085EE5">
                  <w:pPr>
                    <w:adjustRightInd w:val="0"/>
                    <w:spacing w:line="276" w:lineRule="auto"/>
                    <w:jc w:val="center"/>
                    <w:rPr>
                      <w:rFonts w:ascii="Arial" w:hAnsi="Arial" w:cs="Arial"/>
                      <w:sz w:val="19"/>
                      <w:szCs w:val="19"/>
                      <w:highlight w:val="yellow"/>
                    </w:rPr>
                  </w:pPr>
                  <w:r w:rsidRPr="00251D36">
                    <w:rPr>
                      <w:rFonts w:ascii="Arial" w:hAnsi="Arial"/>
                      <w:sz w:val="19"/>
                      <w:highlight w:val="yellow"/>
                    </w:rPr>
                    <w:t>25 Years</w:t>
                  </w:r>
                </w:p>
              </w:tc>
              <w:tc>
                <w:tcPr>
                  <w:tcW w:w="2935" w:type="dxa"/>
                  <w:vAlign w:val="center"/>
                </w:tcPr>
                <w:p w14:paraId="4F33896C" w14:textId="77777777" w:rsidR="00370944" w:rsidRPr="00251D36" w:rsidRDefault="00370944" w:rsidP="00085EE5">
                  <w:pPr>
                    <w:adjustRightInd w:val="0"/>
                    <w:spacing w:line="276" w:lineRule="auto"/>
                    <w:jc w:val="center"/>
                    <w:rPr>
                      <w:rFonts w:ascii="Arial" w:hAnsi="Arial" w:cs="Arial"/>
                      <w:sz w:val="19"/>
                      <w:szCs w:val="19"/>
                      <w:highlight w:val="yellow"/>
                    </w:rPr>
                  </w:pPr>
                  <w:r w:rsidRPr="00251D36">
                    <w:rPr>
                      <w:rFonts w:ascii="Arial" w:hAnsi="Arial"/>
                      <w:sz w:val="19"/>
                      <w:highlight w:val="yellow"/>
                    </w:rPr>
                    <w:t>4.64</w:t>
                  </w:r>
                </w:p>
              </w:tc>
              <w:tc>
                <w:tcPr>
                  <w:tcW w:w="2935" w:type="dxa"/>
                  <w:vAlign w:val="center"/>
                </w:tcPr>
                <w:p w14:paraId="072BE6E1" w14:textId="77777777" w:rsidR="00370944" w:rsidRPr="00251D36" w:rsidRDefault="00370944" w:rsidP="00085EE5">
                  <w:pPr>
                    <w:adjustRightInd w:val="0"/>
                    <w:spacing w:line="276" w:lineRule="auto"/>
                    <w:jc w:val="center"/>
                    <w:rPr>
                      <w:rFonts w:ascii="Arial" w:hAnsi="Arial" w:cs="Arial"/>
                      <w:sz w:val="19"/>
                      <w:szCs w:val="19"/>
                      <w:highlight w:val="yellow"/>
                    </w:rPr>
                  </w:pPr>
                  <w:r w:rsidRPr="00251D36">
                    <w:rPr>
                      <w:rFonts w:ascii="Arial" w:hAnsi="Arial"/>
                      <w:sz w:val="19"/>
                      <w:highlight w:val="yellow"/>
                    </w:rPr>
                    <w:t>FLAT</w:t>
                  </w:r>
                </w:p>
              </w:tc>
            </w:tr>
          </w:tbl>
          <w:p w14:paraId="02954A9B" w14:textId="77777777" w:rsidR="00370944" w:rsidRPr="00473F7D" w:rsidRDefault="00370944" w:rsidP="00085EE5">
            <w:pPr>
              <w:pStyle w:val="ListParagraph"/>
              <w:adjustRightInd w:val="0"/>
              <w:spacing w:line="276" w:lineRule="auto"/>
              <w:jc w:val="both"/>
              <w:rPr>
                <w:rFonts w:ascii="Arial" w:hAnsi="Arial" w:cs="Arial"/>
                <w:sz w:val="19"/>
                <w:szCs w:val="19"/>
              </w:rPr>
            </w:pPr>
          </w:p>
          <w:p w14:paraId="345BCD17" w14:textId="77777777" w:rsidR="00370944" w:rsidRPr="00945F41" w:rsidRDefault="00370944" w:rsidP="00085EE5">
            <w:pPr>
              <w:adjustRightInd w:val="0"/>
              <w:spacing w:line="276" w:lineRule="auto"/>
              <w:jc w:val="both"/>
              <w:rPr>
                <w:rFonts w:ascii="Arial" w:hAnsi="Arial" w:cs="Arial"/>
                <w:b/>
                <w:sz w:val="19"/>
                <w:szCs w:val="19"/>
              </w:rPr>
            </w:pPr>
            <w:r w:rsidRPr="00945F41">
              <w:rPr>
                <w:rFonts w:ascii="Arial" w:hAnsi="Arial" w:cs="Arial"/>
                <w:b/>
                <w:sz w:val="19"/>
                <w:szCs w:val="19"/>
              </w:rPr>
              <w:t xml:space="preserve">*Tariff is determined based on 100% power offtake by the </w:t>
            </w:r>
            <w:r w:rsidR="00473F7D">
              <w:rPr>
                <w:rFonts w:ascii="Arial" w:hAnsi="Arial" w:cs="Arial"/>
                <w:b/>
                <w:sz w:val="19"/>
                <w:szCs w:val="19"/>
              </w:rPr>
              <w:t>O</w:t>
            </w:r>
            <w:r w:rsidRPr="00945F41">
              <w:rPr>
                <w:rFonts w:ascii="Arial" w:hAnsi="Arial" w:cs="Arial"/>
                <w:b/>
                <w:sz w:val="19"/>
                <w:szCs w:val="19"/>
              </w:rPr>
              <w:t>fftaker.</w:t>
            </w:r>
          </w:p>
          <w:p w14:paraId="40D7A85A" w14:textId="77777777" w:rsidR="00370944" w:rsidRPr="00945F41" w:rsidRDefault="00370944" w:rsidP="00085EE5">
            <w:pPr>
              <w:adjustRightInd w:val="0"/>
              <w:spacing w:line="276" w:lineRule="auto"/>
              <w:jc w:val="both"/>
              <w:rPr>
                <w:rFonts w:ascii="Arial" w:hAnsi="Arial" w:cs="Arial"/>
                <w:b/>
                <w:sz w:val="19"/>
                <w:szCs w:val="19"/>
              </w:rPr>
            </w:pPr>
          </w:p>
          <w:p w14:paraId="2C6249A2" w14:textId="77777777" w:rsidR="00370944" w:rsidRPr="00945F41" w:rsidRDefault="00370944" w:rsidP="00085EE5">
            <w:pPr>
              <w:pStyle w:val="ListParagraph"/>
              <w:numPr>
                <w:ilvl w:val="0"/>
                <w:numId w:val="11"/>
              </w:numPr>
              <w:spacing w:line="276" w:lineRule="auto"/>
              <w:contextualSpacing/>
              <w:jc w:val="both"/>
              <w:rPr>
                <w:rFonts w:ascii="Arial" w:hAnsi="Arial" w:cs="Arial"/>
                <w:sz w:val="19"/>
                <w:szCs w:val="19"/>
              </w:rPr>
            </w:pPr>
            <w:r w:rsidRPr="00945F41">
              <w:rPr>
                <w:rFonts w:ascii="Arial" w:hAnsi="Arial" w:cs="Arial"/>
                <w:sz w:val="19"/>
                <w:szCs w:val="19"/>
              </w:rPr>
              <w:t>Duty, Taxes &amp; any Surcharges, including electricity duty and/or any other taxes (including GST, cross subsidy charges, ASC charges, grid support charges, network charges, reactive energy charges, standby charges, and other indirect taxes), as and when applicable will be charged by 4PEL on actual basis and will be paid by the Offtaker.</w:t>
            </w:r>
          </w:p>
          <w:p w14:paraId="51AF8386" w14:textId="77777777" w:rsidR="00370944" w:rsidRPr="00945F41" w:rsidRDefault="00370944" w:rsidP="00085EE5">
            <w:pPr>
              <w:pStyle w:val="ListParagraph"/>
              <w:numPr>
                <w:ilvl w:val="0"/>
                <w:numId w:val="11"/>
              </w:numPr>
              <w:spacing w:line="276" w:lineRule="auto"/>
              <w:contextualSpacing/>
              <w:jc w:val="both"/>
              <w:rPr>
                <w:rFonts w:ascii="Arial" w:hAnsi="Arial" w:cs="Arial"/>
                <w:sz w:val="19"/>
                <w:szCs w:val="19"/>
              </w:rPr>
            </w:pPr>
            <w:r w:rsidRPr="00945F41">
              <w:rPr>
                <w:rFonts w:ascii="Arial" w:hAnsi="Arial" w:cs="Arial"/>
                <w:sz w:val="19"/>
                <w:szCs w:val="19"/>
              </w:rPr>
              <w:t xml:space="preserve">Any changes in the Govt. duty structures and price impact due to Anti-dumping duty/Safe-guard duty shall be charged extra as actual and any cost benefits due to policy reason shall be passed on to consumer </w:t>
            </w:r>
          </w:p>
          <w:p w14:paraId="555583F2" w14:textId="77777777" w:rsidR="00370944" w:rsidRPr="00945F41" w:rsidRDefault="00370944" w:rsidP="00085EE5">
            <w:pPr>
              <w:pStyle w:val="ListParagraph"/>
              <w:numPr>
                <w:ilvl w:val="0"/>
                <w:numId w:val="11"/>
              </w:numPr>
              <w:spacing w:line="276" w:lineRule="auto"/>
              <w:contextualSpacing/>
              <w:jc w:val="both"/>
              <w:rPr>
                <w:rFonts w:ascii="Arial" w:hAnsi="Arial" w:cs="Arial"/>
                <w:sz w:val="19"/>
                <w:szCs w:val="19"/>
              </w:rPr>
            </w:pPr>
            <w:r w:rsidRPr="00945F41">
              <w:rPr>
                <w:rFonts w:ascii="Arial" w:hAnsi="Arial" w:cs="Arial"/>
                <w:sz w:val="19"/>
                <w:szCs w:val="19"/>
              </w:rPr>
              <w:t xml:space="preserve">The cost of imported components is based on exchange rate of 1 USD = INR </w:t>
            </w:r>
            <w:r w:rsidRPr="00945F41">
              <w:rPr>
                <w:rFonts w:ascii="Arial" w:hAnsi="Arial" w:cs="Arial"/>
                <w:i/>
                <w:iCs/>
                <w:sz w:val="19"/>
                <w:szCs w:val="19"/>
              </w:rPr>
              <w:t>96.55.</w:t>
            </w:r>
            <w:r w:rsidRPr="00945F41">
              <w:rPr>
                <w:rFonts w:ascii="Arial" w:hAnsi="Arial" w:cs="Arial"/>
                <w:sz w:val="19"/>
                <w:szCs w:val="19"/>
              </w:rPr>
              <w:t xml:space="preserve"> In case of fluctuations in USD beyond ± 1 % the same will be applicable to the above price</w:t>
            </w:r>
          </w:p>
          <w:p w14:paraId="4CB3B3B4" w14:textId="77777777" w:rsidR="00370944" w:rsidRPr="00945F41" w:rsidRDefault="00370944" w:rsidP="00085EE5">
            <w:pPr>
              <w:pStyle w:val="ListParagraph"/>
              <w:numPr>
                <w:ilvl w:val="0"/>
                <w:numId w:val="11"/>
              </w:numPr>
              <w:spacing w:line="276" w:lineRule="auto"/>
              <w:contextualSpacing/>
              <w:rPr>
                <w:rFonts w:ascii="Arial" w:hAnsi="Arial" w:cs="Arial"/>
                <w:sz w:val="19"/>
                <w:szCs w:val="19"/>
              </w:rPr>
            </w:pPr>
            <w:r w:rsidRPr="00945F41">
              <w:rPr>
                <w:rFonts w:ascii="Arial" w:hAnsi="Arial" w:cs="Arial"/>
                <w:sz w:val="19"/>
                <w:szCs w:val="19"/>
              </w:rPr>
              <w:t xml:space="preserve">We shall use the </w:t>
            </w:r>
            <w:hyperlink r:id="rId24" w:history="1">
              <w:r w:rsidRPr="00945F41">
                <w:rPr>
                  <w:rStyle w:val="Hyperlink"/>
                  <w:rFonts w:ascii="Arial" w:hAnsi="Arial" w:cs="Arial"/>
                  <w:sz w:val="19"/>
                  <w:szCs w:val="19"/>
                </w:rPr>
                <w:t>Solar Price | Energy Trend</w:t>
              </w:r>
            </w:hyperlink>
            <w:r w:rsidRPr="00945F41">
              <w:rPr>
                <w:rFonts w:ascii="Arial" w:hAnsi="Arial" w:cs="Arial"/>
                <w:sz w:val="19"/>
                <w:szCs w:val="19"/>
              </w:rPr>
              <w:t xml:space="preserve"> as the benchmark to calculate the variation in module cost.</w:t>
            </w:r>
          </w:p>
          <w:p w14:paraId="2501E399" w14:textId="77777777" w:rsidR="00370944" w:rsidRPr="00945F41" w:rsidRDefault="00370944" w:rsidP="00085EE5">
            <w:pPr>
              <w:spacing w:line="276" w:lineRule="auto"/>
              <w:contextualSpacing/>
              <w:rPr>
                <w:rFonts w:ascii="Arial" w:hAnsi="Arial" w:cs="Arial"/>
                <w:sz w:val="19"/>
                <w:szCs w:val="19"/>
              </w:rPr>
            </w:pPr>
          </w:p>
          <w:p w14:paraId="54852AF0" w14:textId="77777777" w:rsidR="00370944" w:rsidRPr="00945F41" w:rsidRDefault="00370944" w:rsidP="00085EE5">
            <w:pPr>
              <w:spacing w:line="276" w:lineRule="auto"/>
              <w:contextualSpacing/>
              <w:rPr>
                <w:rFonts w:ascii="Arial" w:hAnsi="Arial" w:cs="Arial"/>
                <w:sz w:val="19"/>
                <w:szCs w:val="19"/>
              </w:rPr>
            </w:pPr>
          </w:p>
        </w:tc>
      </w:tr>
    </w:tbl>
    <w:p w14:paraId="4098C019" w14:textId="77777777" w:rsidR="00332EC8" w:rsidRDefault="00332EC8" w:rsidP="00332EC8"/>
    <w:p w14:paraId="3F0E5EFE" w14:textId="77777777" w:rsidR="00332EC8" w:rsidRDefault="00332EC8">
      <w:pPr>
        <w:rPr>
          <w:b/>
          <w:bCs/>
          <w:color w:val="0B3C66"/>
          <w:sz w:val="24"/>
          <w:szCs w:val="24"/>
        </w:rPr>
      </w:pPr>
      <w:r>
        <w:br w:type="page"/>
      </w:r>
    </w:p>
    <w:p w14:paraId="255EFCEF" w14:textId="77777777" w:rsidR="00440600" w:rsidRDefault="00906E38" w:rsidP="00A76399">
      <w:pPr>
        <w:pStyle w:val="Strong1"/>
      </w:pPr>
      <w:bookmarkStart w:id="25" w:name="_Toc236831881"/>
      <w:r>
        <w:lastRenderedPageBreak/>
        <w:t xml:space="preserve">3.2 </w:t>
      </w:r>
      <w:r w:rsidR="00B85206" w:rsidRPr="00B85206">
        <w:t>Estimated Cost Savings</w:t>
      </w:r>
      <w:r w:rsidR="00B85206">
        <w:t>:</w:t>
      </w:r>
      <w:bookmarkEnd w:id="25"/>
    </w:p>
    <w:tbl>
      <w:tblPr>
        <w:tblW w:w="100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2460"/>
        <w:gridCol w:w="2428"/>
      </w:tblGrid>
      <w:tr w:rsidR="00F76833" w:rsidRPr="00F76833" w14:paraId="0BB4C2EA" w14:textId="77777777" w:rsidTr="00E65F08">
        <w:tc>
          <w:tcPr>
            <w:tcW w:w="516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tcPr>
          <w:p w14:paraId="481A1B50" w14:textId="77777777" w:rsidR="00F76833" w:rsidRPr="000152E7" w:rsidRDefault="00F76833" w:rsidP="00F76833">
            <w:pPr>
              <w:rPr>
                <w:b/>
                <w:color w:val="FFFFFF" w:themeColor="background1"/>
                <w:sz w:val="19"/>
                <w:szCs w:val="19"/>
              </w:rPr>
            </w:pPr>
            <w:r w:rsidRPr="000152E7">
              <w:rPr>
                <w:b/>
                <w:color w:val="FFFFFF" w:themeColor="background1"/>
                <w:sz w:val="19"/>
                <w:szCs w:val="19"/>
              </w:rPr>
              <w:t>Parameter</w:t>
            </w:r>
          </w:p>
        </w:tc>
        <w:tc>
          <w:tcPr>
            <w:tcW w:w="2460"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tcPr>
          <w:p w14:paraId="2C96B8A3" w14:textId="77777777" w:rsidR="00F76833" w:rsidRPr="000152E7" w:rsidRDefault="00F76833" w:rsidP="00F76833">
            <w:pPr>
              <w:rPr>
                <w:b/>
                <w:color w:val="FFFFFF" w:themeColor="background1"/>
                <w:sz w:val="19"/>
                <w:szCs w:val="19"/>
              </w:rPr>
            </w:pPr>
            <w:r w:rsidRPr="000152E7">
              <w:rPr>
                <w:b/>
                <w:color w:val="FFFFFF" w:themeColor="background1"/>
                <w:sz w:val="19"/>
                <w:szCs w:val="19"/>
              </w:rPr>
              <w:t>Period / Unit</w:t>
            </w:r>
          </w:p>
        </w:tc>
        <w:tc>
          <w:tcPr>
            <w:tcW w:w="2428" w:type="dxa"/>
            <w:tcBorders>
              <w:top w:val="single" w:sz="4" w:space="0" w:color="C9D6E0"/>
              <w:left w:val="single" w:sz="4" w:space="0" w:color="C9D6E0"/>
              <w:bottom w:val="single" w:sz="4" w:space="0" w:color="C9D6E0"/>
              <w:right w:val="single" w:sz="4" w:space="0" w:color="C9D6E0"/>
            </w:tcBorders>
            <w:shd w:val="clear" w:color="auto" w:fill="1F6FB2"/>
            <w:tcMar>
              <w:top w:w="70" w:type="dxa"/>
              <w:left w:w="120" w:type="dxa"/>
              <w:bottom w:w="70" w:type="dxa"/>
              <w:right w:w="120" w:type="dxa"/>
            </w:tcMar>
            <w:vAlign w:val="center"/>
          </w:tcPr>
          <w:p w14:paraId="2D360043" w14:textId="77777777" w:rsidR="00F76833" w:rsidRPr="000152E7" w:rsidRDefault="00F76833" w:rsidP="00F76833">
            <w:pPr>
              <w:rPr>
                <w:b/>
                <w:color w:val="FFFFFF" w:themeColor="background1"/>
                <w:sz w:val="19"/>
                <w:szCs w:val="19"/>
              </w:rPr>
            </w:pPr>
            <w:r w:rsidRPr="000152E7">
              <w:rPr>
                <w:b/>
                <w:color w:val="FFFFFF" w:themeColor="background1"/>
                <w:sz w:val="19"/>
                <w:szCs w:val="19"/>
              </w:rPr>
              <w:t>Value</w:t>
            </w:r>
          </w:p>
        </w:tc>
      </w:tr>
      <w:tr w:rsidR="00251D36" w:rsidRPr="00F364C8" w14:paraId="649B926B" w14:textId="77777777" w:rsidTr="00E65F08">
        <w:tc>
          <w:tcPr>
            <w:tcW w:w="51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30A643CE" w14:textId="77777777" w:rsidR="00251D36" w:rsidRPr="000152E7" w:rsidRDefault="00251D36" w:rsidP="00251D36">
            <w:pPr>
              <w:rPr>
                <w:b/>
                <w:bCs/>
                <w:sz w:val="19"/>
                <w:szCs w:val="19"/>
              </w:rPr>
            </w:pPr>
            <w:r w:rsidRPr="000152E7">
              <w:rPr>
                <w:bCs/>
                <w:sz w:val="19"/>
                <w:szCs w:val="19"/>
              </w:rPr>
              <w:t xml:space="preserve">Variable Grid Rate </w:t>
            </w:r>
          </w:p>
        </w:tc>
        <w:tc>
          <w:tcPr>
            <w:tcW w:w="24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75840389" w14:textId="77777777" w:rsidR="00251D36" w:rsidRPr="000152E7" w:rsidRDefault="00251D36" w:rsidP="00251D36">
            <w:pPr>
              <w:rPr>
                <w:b/>
                <w:bCs/>
                <w:sz w:val="19"/>
                <w:szCs w:val="19"/>
              </w:rPr>
            </w:pPr>
            <w:r w:rsidRPr="000152E7">
              <w:rPr>
                <w:bCs/>
                <w:sz w:val="19"/>
                <w:szCs w:val="19"/>
              </w:rPr>
              <w:t>₹/kWh</w:t>
            </w:r>
          </w:p>
        </w:tc>
        <w:tc>
          <w:tcPr>
            <w:tcW w:w="2428"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64888678" w14:textId="13E64336" w:rsidR="00251D36" w:rsidRPr="00251D36" w:rsidRDefault="00251D36" w:rsidP="00251D36">
            <w:pPr>
              <w:rPr>
                <w:b/>
                <w:bCs/>
                <w:sz w:val="19"/>
                <w:szCs w:val="19"/>
                <w:highlight w:val="yellow"/>
              </w:rPr>
            </w:pPr>
            <w:r w:rsidRPr="00251D36">
              <w:rPr>
                <w:b/>
                <w:bCs/>
                <w:sz w:val="19"/>
                <w:szCs w:val="19"/>
                <w:highlight w:val="yellow"/>
              </w:rPr>
              <w:t>XXX</w:t>
            </w:r>
          </w:p>
        </w:tc>
      </w:tr>
      <w:tr w:rsidR="00251D36" w:rsidRPr="00F364C8" w14:paraId="1034871F" w14:textId="77777777" w:rsidTr="00E65F08">
        <w:tc>
          <w:tcPr>
            <w:tcW w:w="51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3F4CF122" w14:textId="77777777" w:rsidR="00251D36" w:rsidRPr="000152E7" w:rsidRDefault="00251D36" w:rsidP="00251D36">
            <w:pPr>
              <w:rPr>
                <w:b/>
                <w:bCs/>
                <w:sz w:val="19"/>
                <w:szCs w:val="19"/>
              </w:rPr>
            </w:pPr>
            <w:r w:rsidRPr="000152E7">
              <w:rPr>
                <w:bCs/>
                <w:sz w:val="19"/>
                <w:szCs w:val="19"/>
              </w:rPr>
              <w:t xml:space="preserve">Proposed Solar Tariff </w:t>
            </w:r>
          </w:p>
        </w:tc>
        <w:tc>
          <w:tcPr>
            <w:tcW w:w="24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05CB6C2A" w14:textId="77777777" w:rsidR="00251D36" w:rsidRPr="000152E7" w:rsidRDefault="00251D36" w:rsidP="00251D36">
            <w:pPr>
              <w:rPr>
                <w:b/>
                <w:bCs/>
                <w:sz w:val="19"/>
                <w:szCs w:val="19"/>
              </w:rPr>
            </w:pPr>
            <w:r w:rsidRPr="000152E7">
              <w:rPr>
                <w:bCs/>
                <w:sz w:val="19"/>
                <w:szCs w:val="19"/>
              </w:rPr>
              <w:t>₹/kWh</w:t>
            </w:r>
          </w:p>
        </w:tc>
        <w:tc>
          <w:tcPr>
            <w:tcW w:w="2428"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68012D52" w14:textId="03AD19DB" w:rsidR="00251D36" w:rsidRPr="00251D36" w:rsidRDefault="00251D36" w:rsidP="00251D36">
            <w:pPr>
              <w:rPr>
                <w:b/>
                <w:bCs/>
                <w:sz w:val="19"/>
                <w:szCs w:val="19"/>
                <w:highlight w:val="yellow"/>
              </w:rPr>
            </w:pPr>
            <w:r w:rsidRPr="00251D36">
              <w:rPr>
                <w:b/>
                <w:bCs/>
                <w:sz w:val="19"/>
                <w:szCs w:val="19"/>
                <w:highlight w:val="yellow"/>
              </w:rPr>
              <w:t>XXX</w:t>
            </w:r>
          </w:p>
        </w:tc>
      </w:tr>
      <w:tr w:rsidR="00251D36" w:rsidRPr="00F364C8" w14:paraId="15E89CCD" w14:textId="77777777" w:rsidTr="00E65F08">
        <w:tc>
          <w:tcPr>
            <w:tcW w:w="51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4A306C0E" w14:textId="77777777" w:rsidR="00251D36" w:rsidRPr="000152E7" w:rsidRDefault="00251D36" w:rsidP="00251D36">
            <w:pPr>
              <w:rPr>
                <w:b/>
                <w:bCs/>
                <w:sz w:val="19"/>
                <w:szCs w:val="19"/>
              </w:rPr>
            </w:pPr>
            <w:r w:rsidRPr="000152E7">
              <w:rPr>
                <w:bCs/>
                <w:sz w:val="19"/>
                <w:szCs w:val="19"/>
              </w:rPr>
              <w:t xml:space="preserve">Landed Cost of Solar Power </w:t>
            </w:r>
          </w:p>
        </w:tc>
        <w:tc>
          <w:tcPr>
            <w:tcW w:w="24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3EAE2CFA" w14:textId="77777777" w:rsidR="00251D36" w:rsidRPr="000152E7" w:rsidRDefault="00251D36" w:rsidP="00251D36">
            <w:pPr>
              <w:rPr>
                <w:b/>
                <w:bCs/>
                <w:sz w:val="19"/>
                <w:szCs w:val="19"/>
              </w:rPr>
            </w:pPr>
            <w:r w:rsidRPr="000152E7">
              <w:rPr>
                <w:bCs/>
                <w:sz w:val="19"/>
                <w:szCs w:val="19"/>
              </w:rPr>
              <w:t>₹/kWh</w:t>
            </w:r>
          </w:p>
        </w:tc>
        <w:tc>
          <w:tcPr>
            <w:tcW w:w="2428"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3B004F22" w14:textId="22C5929E" w:rsidR="00251D36" w:rsidRPr="00251D36" w:rsidRDefault="00251D36" w:rsidP="00251D36">
            <w:pPr>
              <w:rPr>
                <w:b/>
                <w:bCs/>
                <w:sz w:val="19"/>
                <w:szCs w:val="19"/>
                <w:highlight w:val="yellow"/>
              </w:rPr>
            </w:pPr>
            <w:r w:rsidRPr="00251D36">
              <w:rPr>
                <w:b/>
                <w:bCs/>
                <w:sz w:val="19"/>
                <w:szCs w:val="19"/>
                <w:highlight w:val="yellow"/>
              </w:rPr>
              <w:t>XXX</w:t>
            </w:r>
          </w:p>
        </w:tc>
      </w:tr>
      <w:tr w:rsidR="00251D36" w:rsidRPr="00F364C8" w14:paraId="0DFBA961" w14:textId="77777777" w:rsidTr="00E65F08">
        <w:tc>
          <w:tcPr>
            <w:tcW w:w="51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17D428F6" w14:textId="77777777" w:rsidR="00251D36" w:rsidRPr="000152E7" w:rsidRDefault="00251D36" w:rsidP="00251D36">
            <w:pPr>
              <w:rPr>
                <w:bCs/>
                <w:sz w:val="19"/>
                <w:szCs w:val="19"/>
              </w:rPr>
            </w:pPr>
            <w:r w:rsidRPr="000152E7">
              <w:rPr>
                <w:bCs/>
                <w:sz w:val="19"/>
                <w:szCs w:val="19"/>
              </w:rPr>
              <w:t xml:space="preserve">Per Unit Savings </w:t>
            </w:r>
          </w:p>
        </w:tc>
        <w:tc>
          <w:tcPr>
            <w:tcW w:w="24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41341998" w14:textId="77777777" w:rsidR="00251D36" w:rsidRPr="000152E7" w:rsidRDefault="00251D36" w:rsidP="00251D36">
            <w:pPr>
              <w:rPr>
                <w:bCs/>
                <w:sz w:val="19"/>
                <w:szCs w:val="19"/>
              </w:rPr>
            </w:pPr>
            <w:r w:rsidRPr="000152E7">
              <w:rPr>
                <w:bCs/>
                <w:sz w:val="19"/>
                <w:szCs w:val="19"/>
              </w:rPr>
              <w:t>₹/kWh</w:t>
            </w:r>
          </w:p>
        </w:tc>
        <w:tc>
          <w:tcPr>
            <w:tcW w:w="2428"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06C6A6DA" w14:textId="109689BF" w:rsidR="00251D36" w:rsidRPr="00251D36" w:rsidRDefault="00251D36" w:rsidP="00251D36">
            <w:pPr>
              <w:rPr>
                <w:b/>
                <w:bCs/>
                <w:sz w:val="19"/>
                <w:szCs w:val="19"/>
                <w:highlight w:val="yellow"/>
              </w:rPr>
            </w:pPr>
            <w:r w:rsidRPr="00251D36">
              <w:rPr>
                <w:b/>
                <w:bCs/>
                <w:sz w:val="19"/>
                <w:szCs w:val="19"/>
                <w:highlight w:val="yellow"/>
              </w:rPr>
              <w:t>XXX</w:t>
            </w:r>
          </w:p>
        </w:tc>
      </w:tr>
      <w:tr w:rsidR="00251D36" w:rsidRPr="00F364C8" w14:paraId="352076E3" w14:textId="77777777" w:rsidTr="00E65F08">
        <w:tc>
          <w:tcPr>
            <w:tcW w:w="51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0A9D99DA" w14:textId="77777777" w:rsidR="00251D36" w:rsidRPr="000152E7" w:rsidRDefault="00251D36" w:rsidP="00251D36">
            <w:pPr>
              <w:rPr>
                <w:bCs/>
                <w:sz w:val="19"/>
                <w:szCs w:val="19"/>
              </w:rPr>
            </w:pPr>
            <w:r w:rsidRPr="000152E7">
              <w:rPr>
                <w:bCs/>
                <w:sz w:val="19"/>
                <w:szCs w:val="19"/>
              </w:rPr>
              <w:t>Estimated Annual Generation (kWh)</w:t>
            </w:r>
          </w:p>
        </w:tc>
        <w:tc>
          <w:tcPr>
            <w:tcW w:w="24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5B23E8BB" w14:textId="77777777" w:rsidR="00251D36" w:rsidRPr="000152E7" w:rsidRDefault="00251D36" w:rsidP="00251D36">
            <w:pPr>
              <w:rPr>
                <w:bCs/>
                <w:sz w:val="19"/>
                <w:szCs w:val="19"/>
              </w:rPr>
            </w:pPr>
            <w:r w:rsidRPr="000152E7">
              <w:rPr>
                <w:bCs/>
                <w:sz w:val="19"/>
                <w:szCs w:val="19"/>
              </w:rPr>
              <w:t>(1</w:t>
            </w:r>
            <w:r w:rsidRPr="000152E7">
              <w:rPr>
                <w:bCs/>
                <w:sz w:val="19"/>
                <w:szCs w:val="19"/>
                <w:vertAlign w:val="superscript"/>
              </w:rPr>
              <w:t>st</w:t>
            </w:r>
            <w:r w:rsidRPr="000152E7">
              <w:rPr>
                <w:bCs/>
                <w:sz w:val="19"/>
                <w:szCs w:val="19"/>
              </w:rPr>
              <w:t xml:space="preserve"> year)</w:t>
            </w:r>
          </w:p>
        </w:tc>
        <w:tc>
          <w:tcPr>
            <w:tcW w:w="2428"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0BA4320B" w14:textId="7A2F2FC3" w:rsidR="00251D36" w:rsidRPr="00251D36" w:rsidRDefault="00251D36" w:rsidP="00251D36">
            <w:pPr>
              <w:rPr>
                <w:b/>
                <w:bCs/>
                <w:sz w:val="19"/>
                <w:szCs w:val="19"/>
                <w:highlight w:val="yellow"/>
              </w:rPr>
            </w:pPr>
            <w:r w:rsidRPr="00251D36">
              <w:rPr>
                <w:b/>
                <w:bCs/>
                <w:sz w:val="19"/>
                <w:szCs w:val="19"/>
                <w:highlight w:val="yellow"/>
              </w:rPr>
              <w:t>XXX</w:t>
            </w:r>
          </w:p>
        </w:tc>
      </w:tr>
      <w:tr w:rsidR="00251D36" w:rsidRPr="00F364C8" w14:paraId="3ED7FD7E" w14:textId="77777777" w:rsidTr="00E65F08">
        <w:tc>
          <w:tcPr>
            <w:tcW w:w="51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397DA05B" w14:textId="77777777" w:rsidR="00251D36" w:rsidRPr="000152E7" w:rsidRDefault="00251D36" w:rsidP="00251D36">
            <w:pPr>
              <w:rPr>
                <w:bCs/>
                <w:sz w:val="19"/>
                <w:szCs w:val="19"/>
              </w:rPr>
            </w:pPr>
            <w:r w:rsidRPr="000152E7">
              <w:rPr>
                <w:bCs/>
                <w:sz w:val="19"/>
                <w:szCs w:val="19"/>
              </w:rPr>
              <w:t>1</w:t>
            </w:r>
            <w:r w:rsidRPr="000152E7">
              <w:rPr>
                <w:bCs/>
                <w:sz w:val="19"/>
                <w:szCs w:val="19"/>
                <w:vertAlign w:val="superscript"/>
              </w:rPr>
              <w:t>st</w:t>
            </w:r>
            <w:r w:rsidRPr="000152E7">
              <w:rPr>
                <w:bCs/>
                <w:sz w:val="19"/>
                <w:szCs w:val="19"/>
              </w:rPr>
              <w:t xml:space="preserve"> Yr Savings (₹)</w:t>
            </w:r>
          </w:p>
        </w:tc>
        <w:tc>
          <w:tcPr>
            <w:tcW w:w="24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237D9E40" w14:textId="77777777" w:rsidR="00251D36" w:rsidRPr="000152E7" w:rsidRDefault="00251D36" w:rsidP="00251D36">
            <w:pPr>
              <w:rPr>
                <w:bCs/>
                <w:sz w:val="19"/>
                <w:szCs w:val="19"/>
              </w:rPr>
            </w:pPr>
            <w:r w:rsidRPr="000152E7">
              <w:rPr>
                <w:bCs/>
                <w:sz w:val="19"/>
                <w:szCs w:val="19"/>
              </w:rPr>
              <w:t>(1</w:t>
            </w:r>
            <w:r w:rsidRPr="000152E7">
              <w:rPr>
                <w:bCs/>
                <w:sz w:val="19"/>
                <w:szCs w:val="19"/>
                <w:vertAlign w:val="superscript"/>
              </w:rPr>
              <w:t>st</w:t>
            </w:r>
            <w:r w:rsidRPr="000152E7">
              <w:rPr>
                <w:bCs/>
                <w:sz w:val="19"/>
                <w:szCs w:val="19"/>
              </w:rPr>
              <w:t xml:space="preserve"> year)</w:t>
            </w:r>
          </w:p>
        </w:tc>
        <w:tc>
          <w:tcPr>
            <w:tcW w:w="2428"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252CB2E7" w14:textId="7F4841B3" w:rsidR="00251D36" w:rsidRPr="00251D36" w:rsidRDefault="00251D36" w:rsidP="00251D36">
            <w:pPr>
              <w:rPr>
                <w:b/>
                <w:bCs/>
                <w:sz w:val="19"/>
                <w:szCs w:val="19"/>
                <w:highlight w:val="yellow"/>
              </w:rPr>
            </w:pPr>
            <w:r w:rsidRPr="00251D36">
              <w:rPr>
                <w:b/>
                <w:bCs/>
                <w:sz w:val="19"/>
                <w:szCs w:val="19"/>
                <w:highlight w:val="yellow"/>
              </w:rPr>
              <w:t>XXX</w:t>
            </w:r>
          </w:p>
        </w:tc>
      </w:tr>
      <w:tr w:rsidR="00251D36" w:rsidRPr="00F364C8" w14:paraId="25889D5C" w14:textId="77777777" w:rsidTr="00E65F08">
        <w:tc>
          <w:tcPr>
            <w:tcW w:w="51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7F249FBD" w14:textId="77777777" w:rsidR="00251D36" w:rsidRPr="000152E7" w:rsidRDefault="00251D36" w:rsidP="00251D36">
            <w:pPr>
              <w:rPr>
                <w:bCs/>
                <w:sz w:val="19"/>
                <w:szCs w:val="19"/>
              </w:rPr>
            </w:pPr>
            <w:r w:rsidRPr="000152E7">
              <w:rPr>
                <w:bCs/>
                <w:sz w:val="19"/>
                <w:szCs w:val="19"/>
              </w:rPr>
              <w:t>Total Savings over PPA Term (₹)</w:t>
            </w:r>
          </w:p>
        </w:tc>
        <w:tc>
          <w:tcPr>
            <w:tcW w:w="2460"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3B11151D" w14:textId="77777777" w:rsidR="00251D36" w:rsidRPr="000152E7" w:rsidRDefault="00251D36" w:rsidP="00251D36">
            <w:pPr>
              <w:rPr>
                <w:bCs/>
                <w:sz w:val="19"/>
                <w:szCs w:val="19"/>
              </w:rPr>
            </w:pPr>
          </w:p>
        </w:tc>
        <w:tc>
          <w:tcPr>
            <w:tcW w:w="2428" w:type="dxa"/>
            <w:tcBorders>
              <w:top w:val="single" w:sz="4" w:space="0" w:color="C9D6E0"/>
              <w:left w:val="single" w:sz="4" w:space="0" w:color="C9D6E0"/>
              <w:bottom w:val="single" w:sz="4" w:space="0" w:color="C9D6E0"/>
              <w:right w:val="single" w:sz="4" w:space="0" w:color="C9D6E0"/>
            </w:tcBorders>
            <w:shd w:val="clear" w:color="auto" w:fill="FFFFFF" w:themeFill="background1"/>
            <w:tcMar>
              <w:top w:w="70" w:type="dxa"/>
              <w:left w:w="120" w:type="dxa"/>
              <w:bottom w:w="70" w:type="dxa"/>
              <w:right w:w="120" w:type="dxa"/>
            </w:tcMar>
          </w:tcPr>
          <w:p w14:paraId="1963D254" w14:textId="120D6598" w:rsidR="00251D36" w:rsidRPr="00251D36" w:rsidRDefault="00251D36" w:rsidP="00251D36">
            <w:pPr>
              <w:rPr>
                <w:b/>
                <w:bCs/>
                <w:sz w:val="19"/>
                <w:szCs w:val="19"/>
                <w:highlight w:val="yellow"/>
              </w:rPr>
            </w:pPr>
            <w:r w:rsidRPr="00251D36">
              <w:rPr>
                <w:b/>
                <w:bCs/>
                <w:sz w:val="19"/>
                <w:szCs w:val="19"/>
                <w:highlight w:val="yellow"/>
              </w:rPr>
              <w:t>XXX</w:t>
            </w:r>
          </w:p>
        </w:tc>
      </w:tr>
    </w:tbl>
    <w:p w14:paraId="050998C9" w14:textId="4C7BBFB3" w:rsidR="00C65FD1" w:rsidRPr="00F364C8" w:rsidRDefault="00F364A4" w:rsidP="000321E9">
      <w:pPr>
        <w:spacing w:before="100"/>
        <w:ind w:left="720"/>
        <w:rPr>
          <w:b/>
          <w:bCs/>
        </w:rPr>
      </w:pPr>
      <w:r w:rsidRPr="00F364C8">
        <w:rPr>
          <w:b/>
          <w:bCs/>
          <w:i/>
          <w:iCs/>
          <w:color w:val="5A6B78"/>
          <w:sz w:val="17"/>
          <w:szCs w:val="17"/>
        </w:rPr>
        <w:t xml:space="preserve">In words: </w:t>
      </w:r>
      <w:r w:rsidR="00251D36" w:rsidRPr="00251D36">
        <w:rPr>
          <w:b/>
          <w:bCs/>
          <w:i/>
          <w:iCs/>
          <w:color w:val="5A6B78"/>
          <w:sz w:val="17"/>
          <w:szCs w:val="17"/>
          <w:highlight w:val="yellow"/>
        </w:rPr>
        <w:t>xxx</w:t>
      </w:r>
    </w:p>
    <w:p w14:paraId="5C36F9A3" w14:textId="77777777" w:rsidR="00C65FD1" w:rsidRPr="00F364C8" w:rsidRDefault="00C65FD1" w:rsidP="000321E9">
      <w:pPr>
        <w:spacing w:after="160"/>
        <w:ind w:left="720"/>
        <w:rPr>
          <w:b/>
          <w:bCs/>
        </w:rPr>
      </w:pPr>
    </w:p>
    <w:p w14:paraId="4413B8E8" w14:textId="77777777" w:rsidR="00906E38" w:rsidRPr="004D26EB" w:rsidRDefault="00F364A4" w:rsidP="004D26EB">
      <w:pPr>
        <w:pStyle w:val="Heading2"/>
        <w:pBdr>
          <w:left w:val="single" w:sz="20" w:space="8" w:color="E87722"/>
        </w:pBdr>
        <w:spacing w:before="280" w:after="140"/>
        <w:ind w:left="720"/>
      </w:pPr>
      <w:r w:rsidRPr="00F364C8">
        <w:t xml:space="preserve">  </w:t>
      </w:r>
      <w:bookmarkStart w:id="26" w:name="_Toc232002502"/>
      <w:bookmarkStart w:id="27" w:name="_Toc232003443"/>
      <w:bookmarkStart w:id="28" w:name="_Toc236831882"/>
      <w:r w:rsidR="00E8124D" w:rsidRPr="00F364C8">
        <w:t xml:space="preserve">3.2 </w:t>
      </w:r>
      <w:bookmarkEnd w:id="26"/>
      <w:bookmarkEnd w:id="27"/>
      <w:r w:rsidR="00906E38" w:rsidRPr="00906E38">
        <w:t>Terms &amp; Conditions:</w:t>
      </w:r>
      <w:bookmarkEnd w:id="28"/>
    </w:p>
    <w:tbl>
      <w:tblPr>
        <w:tblStyle w:val="TableGrid"/>
        <w:tblpPr w:leftFromText="180" w:rightFromText="180" w:vertAnchor="text" w:horzAnchor="margin" w:tblpX="704" w:tblpY="170"/>
        <w:tblW w:w="10060" w:type="dxa"/>
        <w:tblLayout w:type="fixed"/>
        <w:tblLook w:val="04A0" w:firstRow="1" w:lastRow="0" w:firstColumn="1" w:lastColumn="0" w:noHBand="0" w:noVBand="1"/>
      </w:tblPr>
      <w:tblGrid>
        <w:gridCol w:w="2830"/>
        <w:gridCol w:w="7230"/>
      </w:tblGrid>
      <w:tr w:rsidR="00906E38" w:rsidRPr="00085EE5" w14:paraId="4022FC44" w14:textId="77777777" w:rsidTr="004D26EB">
        <w:tc>
          <w:tcPr>
            <w:tcW w:w="2830" w:type="dxa"/>
            <w:vAlign w:val="center"/>
          </w:tcPr>
          <w:p w14:paraId="43A97C31" w14:textId="77777777" w:rsidR="00906E38" w:rsidRPr="00085EE5" w:rsidRDefault="00906E38" w:rsidP="00085EE5">
            <w:pPr>
              <w:spacing w:line="276" w:lineRule="auto"/>
              <w:rPr>
                <w:rFonts w:ascii="Arial" w:hAnsi="Arial" w:cs="Arial"/>
                <w:b/>
                <w:bCs/>
                <w:sz w:val="19"/>
                <w:szCs w:val="19"/>
              </w:rPr>
            </w:pPr>
            <w:r w:rsidRPr="00085EE5">
              <w:rPr>
                <w:rFonts w:ascii="Arial" w:hAnsi="Arial" w:cs="Arial"/>
                <w:b/>
                <w:bCs/>
                <w:sz w:val="19"/>
                <w:szCs w:val="19"/>
              </w:rPr>
              <w:t>Payment Terms</w:t>
            </w:r>
          </w:p>
          <w:p w14:paraId="580E2A75" w14:textId="77777777" w:rsidR="00906E38" w:rsidRPr="00085EE5" w:rsidRDefault="00906E38" w:rsidP="00085EE5">
            <w:pPr>
              <w:spacing w:line="276" w:lineRule="auto"/>
              <w:rPr>
                <w:rFonts w:ascii="Arial" w:hAnsi="Arial" w:cs="Arial"/>
                <w:b/>
                <w:bCs/>
                <w:sz w:val="19"/>
                <w:szCs w:val="19"/>
              </w:rPr>
            </w:pPr>
          </w:p>
          <w:p w14:paraId="327FAF5C" w14:textId="77777777" w:rsidR="00906E38" w:rsidRPr="00085EE5" w:rsidRDefault="00906E38" w:rsidP="00085EE5">
            <w:pPr>
              <w:spacing w:line="276" w:lineRule="auto"/>
              <w:rPr>
                <w:rFonts w:ascii="Arial" w:hAnsi="Arial" w:cs="Arial"/>
                <w:b/>
                <w:bCs/>
                <w:sz w:val="19"/>
                <w:szCs w:val="19"/>
              </w:rPr>
            </w:pPr>
          </w:p>
          <w:p w14:paraId="677722A1" w14:textId="77777777" w:rsidR="00906E38" w:rsidRPr="00085EE5" w:rsidRDefault="00906E38" w:rsidP="00085EE5">
            <w:pPr>
              <w:spacing w:line="276" w:lineRule="auto"/>
              <w:rPr>
                <w:rFonts w:ascii="Arial" w:hAnsi="Arial" w:cs="Arial"/>
                <w:b/>
                <w:bCs/>
                <w:sz w:val="19"/>
                <w:szCs w:val="19"/>
              </w:rPr>
            </w:pPr>
          </w:p>
          <w:p w14:paraId="60785BE5" w14:textId="77777777" w:rsidR="00906E38" w:rsidRPr="00085EE5" w:rsidRDefault="00906E38" w:rsidP="00085EE5">
            <w:pPr>
              <w:spacing w:line="276" w:lineRule="auto"/>
              <w:rPr>
                <w:rFonts w:ascii="Arial" w:hAnsi="Arial" w:cs="Arial"/>
                <w:b/>
                <w:bCs/>
                <w:sz w:val="19"/>
                <w:szCs w:val="19"/>
              </w:rPr>
            </w:pPr>
          </w:p>
        </w:tc>
        <w:tc>
          <w:tcPr>
            <w:tcW w:w="7230" w:type="dxa"/>
            <w:vAlign w:val="center"/>
          </w:tcPr>
          <w:p w14:paraId="046A3F21"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 xml:space="preserve">4PEL will bill the Offtaker </w:t>
            </w:r>
            <w:r w:rsidR="00EE2981" w:rsidRPr="00085EE5">
              <w:rPr>
                <w:rFonts w:ascii="Arial" w:hAnsi="Arial" w:cs="Arial"/>
                <w:sz w:val="19"/>
                <w:szCs w:val="19"/>
              </w:rPr>
              <w:t>monthly</w:t>
            </w:r>
            <w:r w:rsidRPr="00085EE5">
              <w:rPr>
                <w:rFonts w:ascii="Arial" w:hAnsi="Arial" w:cs="Arial"/>
                <w:sz w:val="19"/>
                <w:szCs w:val="19"/>
              </w:rPr>
              <w:t xml:space="preserve"> based on actual &amp; deemed generation</w:t>
            </w:r>
          </w:p>
          <w:p w14:paraId="7B048DC8"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 xml:space="preserve">The Offtaker shall make payment of the amounts due to 4PEL within 15 (Fifteen) days from the date of monthly invoice. </w:t>
            </w:r>
          </w:p>
          <w:p w14:paraId="78C025B8"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 xml:space="preserve">The Offtaker shall make payments by electronic funds transfer/RTGS to the account designated by 4PEL. </w:t>
            </w:r>
          </w:p>
          <w:p w14:paraId="7E73EB9E"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Delayed payment will attract penal interest of 2% simple interest per month calculated daily.</w:t>
            </w:r>
          </w:p>
        </w:tc>
      </w:tr>
      <w:tr w:rsidR="00906E38" w:rsidRPr="00085EE5" w14:paraId="26390485" w14:textId="77777777" w:rsidTr="004D26EB">
        <w:tc>
          <w:tcPr>
            <w:tcW w:w="2830" w:type="dxa"/>
            <w:vAlign w:val="center"/>
          </w:tcPr>
          <w:p w14:paraId="19349DE3" w14:textId="77777777" w:rsidR="00906E38" w:rsidRPr="00085EE5" w:rsidRDefault="00906E38" w:rsidP="00085EE5">
            <w:pPr>
              <w:spacing w:line="276" w:lineRule="auto"/>
              <w:rPr>
                <w:rFonts w:ascii="Arial" w:hAnsi="Arial" w:cs="Arial"/>
                <w:b/>
                <w:bCs/>
                <w:sz w:val="19"/>
                <w:szCs w:val="19"/>
              </w:rPr>
            </w:pPr>
            <w:r w:rsidRPr="00085EE5">
              <w:rPr>
                <w:rFonts w:ascii="Arial" w:hAnsi="Arial" w:cs="Arial"/>
                <w:b/>
                <w:bCs/>
                <w:sz w:val="19"/>
                <w:szCs w:val="19"/>
              </w:rPr>
              <w:t>Payment Security</w:t>
            </w:r>
          </w:p>
          <w:p w14:paraId="1299D77F" w14:textId="77777777" w:rsidR="00906E38" w:rsidRPr="00085EE5" w:rsidRDefault="00906E38" w:rsidP="00085EE5">
            <w:pPr>
              <w:spacing w:line="276" w:lineRule="auto"/>
              <w:rPr>
                <w:rFonts w:ascii="Arial" w:hAnsi="Arial" w:cs="Arial"/>
                <w:b/>
                <w:bCs/>
                <w:sz w:val="19"/>
                <w:szCs w:val="19"/>
              </w:rPr>
            </w:pPr>
          </w:p>
        </w:tc>
        <w:tc>
          <w:tcPr>
            <w:tcW w:w="7230" w:type="dxa"/>
            <w:vAlign w:val="center"/>
          </w:tcPr>
          <w:p w14:paraId="32ECE84C"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The Offtaker shall provide Bank Guarantee from a reputed bank for an amount equivalent to 6 months energy charges as a payment security to 4PEL.</w:t>
            </w:r>
          </w:p>
          <w:p w14:paraId="45987830"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Bank Guarantee shall be returned at the end of the Tenure of the contract.</w:t>
            </w:r>
          </w:p>
          <w:p w14:paraId="05479558"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Bank Guarantee shall be provided by the Offtaker immediately after signing of the PPA.</w:t>
            </w:r>
          </w:p>
        </w:tc>
      </w:tr>
      <w:tr w:rsidR="00906E38" w:rsidRPr="00085EE5" w14:paraId="16722BBC" w14:textId="77777777" w:rsidTr="004D26EB">
        <w:tc>
          <w:tcPr>
            <w:tcW w:w="2830" w:type="dxa"/>
            <w:vAlign w:val="center"/>
          </w:tcPr>
          <w:p w14:paraId="746F3AF4" w14:textId="77777777" w:rsidR="00906E38" w:rsidRPr="00085EE5" w:rsidRDefault="00906E38" w:rsidP="00085EE5">
            <w:pPr>
              <w:spacing w:line="276" w:lineRule="auto"/>
              <w:rPr>
                <w:rFonts w:ascii="Arial" w:hAnsi="Arial" w:cs="Arial"/>
                <w:b/>
                <w:bCs/>
                <w:sz w:val="19"/>
                <w:szCs w:val="19"/>
              </w:rPr>
            </w:pPr>
            <w:r w:rsidRPr="00085EE5">
              <w:rPr>
                <w:rFonts w:ascii="Arial" w:hAnsi="Arial" w:cs="Arial"/>
                <w:b/>
                <w:bCs/>
                <w:sz w:val="19"/>
                <w:szCs w:val="19"/>
              </w:rPr>
              <w:t>Power Producer’s Responsibilities</w:t>
            </w:r>
          </w:p>
        </w:tc>
        <w:tc>
          <w:tcPr>
            <w:tcW w:w="7230" w:type="dxa"/>
            <w:vAlign w:val="center"/>
          </w:tcPr>
          <w:p w14:paraId="6A359E45"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 xml:space="preserve">Design, procure, install, operate and maintain the solar power plant on a turnkey BOOT (Build, Own, Operate and Transfer) </w:t>
            </w:r>
          </w:p>
          <w:p w14:paraId="2605B22E" w14:textId="77777777" w:rsidR="00906E38" w:rsidRPr="00085EE5" w:rsidRDefault="00906E38" w:rsidP="00085EE5">
            <w:pPr>
              <w:pStyle w:val="ListParagraph"/>
              <w:numPr>
                <w:ilvl w:val="0"/>
                <w:numId w:val="22"/>
              </w:numPr>
              <w:spacing w:line="276" w:lineRule="auto"/>
              <w:jc w:val="both"/>
              <w:rPr>
                <w:rFonts w:ascii="Arial" w:hAnsi="Arial" w:cs="Arial"/>
                <w:b/>
                <w:bCs/>
                <w:sz w:val="19"/>
                <w:szCs w:val="19"/>
              </w:rPr>
            </w:pPr>
            <w:r w:rsidRPr="00085EE5">
              <w:rPr>
                <w:rFonts w:ascii="Arial" w:hAnsi="Arial" w:cs="Arial"/>
                <w:sz w:val="19"/>
                <w:szCs w:val="19"/>
              </w:rPr>
              <w:t>All regulatory and statutory approvals required to install and operate the plant mostly state regulatory or nodal agency, CEIG approvals.</w:t>
            </w:r>
            <w:r w:rsidRPr="00085EE5">
              <w:rPr>
                <w:rFonts w:ascii="Arial" w:hAnsi="Arial" w:cs="Arial"/>
                <w:b/>
                <w:bCs/>
                <w:sz w:val="19"/>
                <w:szCs w:val="19"/>
              </w:rPr>
              <w:t xml:space="preserve"> </w:t>
            </w:r>
          </w:p>
          <w:p w14:paraId="439164E1"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 xml:space="preserve">Supply electricity at the point identified &amp; assessed by the 4PEL. </w:t>
            </w:r>
          </w:p>
          <w:p w14:paraId="3BD7E13B"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Making provision for insurance payments in relation to the Power Plant(s).</w:t>
            </w:r>
          </w:p>
          <w:p w14:paraId="63E877F0"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Monthly metering and billing based on the terms of the agreement.</w:t>
            </w:r>
          </w:p>
          <w:p w14:paraId="684E146B"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Provide the Offtaker online monitoring access to the plant.</w:t>
            </w:r>
          </w:p>
        </w:tc>
      </w:tr>
      <w:tr w:rsidR="00906E38" w:rsidRPr="00085EE5" w14:paraId="0B30E5A3" w14:textId="77777777" w:rsidTr="004D26EB">
        <w:tc>
          <w:tcPr>
            <w:tcW w:w="2830" w:type="dxa"/>
            <w:vAlign w:val="center"/>
          </w:tcPr>
          <w:p w14:paraId="35047D20" w14:textId="77777777" w:rsidR="00906E38" w:rsidRPr="00085EE5" w:rsidRDefault="00906E38" w:rsidP="00085EE5">
            <w:pPr>
              <w:spacing w:line="276" w:lineRule="auto"/>
              <w:rPr>
                <w:rFonts w:ascii="Arial" w:hAnsi="Arial" w:cs="Arial"/>
                <w:b/>
                <w:bCs/>
                <w:sz w:val="19"/>
                <w:szCs w:val="19"/>
              </w:rPr>
            </w:pPr>
            <w:r w:rsidRPr="00085EE5">
              <w:rPr>
                <w:rFonts w:ascii="Arial" w:hAnsi="Arial" w:cs="Arial"/>
                <w:b/>
                <w:bCs/>
                <w:sz w:val="19"/>
                <w:szCs w:val="19"/>
              </w:rPr>
              <w:t>Offtaker’s Responsibilities</w:t>
            </w:r>
          </w:p>
        </w:tc>
        <w:tc>
          <w:tcPr>
            <w:tcW w:w="7230" w:type="dxa"/>
            <w:vAlign w:val="center"/>
          </w:tcPr>
          <w:p w14:paraId="08410673"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Evacuating Electricity from the Delivery Point, and paying all Invoices raised by the 4PEL by the Due Date</w:t>
            </w:r>
          </w:p>
          <w:p w14:paraId="41A12ABE"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 xml:space="preserve">The </w:t>
            </w:r>
            <w:r w:rsidR="00473F7D">
              <w:rPr>
                <w:rFonts w:ascii="Arial" w:hAnsi="Arial" w:cs="Arial"/>
                <w:sz w:val="19"/>
                <w:szCs w:val="19"/>
              </w:rPr>
              <w:t>O</w:t>
            </w:r>
            <w:r w:rsidRPr="00085EE5">
              <w:rPr>
                <w:rFonts w:ascii="Arial" w:hAnsi="Arial" w:cs="Arial"/>
                <w:sz w:val="19"/>
                <w:szCs w:val="19"/>
              </w:rPr>
              <w:t>fftaker will off-take 100% (one hundred percent) of the Electricity generated, or incur costs as per Deemed Generation</w:t>
            </w:r>
          </w:p>
          <w:p w14:paraId="5EF18101"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 xml:space="preserve">The </w:t>
            </w:r>
            <w:r w:rsidR="00473F7D">
              <w:rPr>
                <w:rFonts w:ascii="Arial" w:hAnsi="Arial" w:cs="Arial"/>
                <w:sz w:val="19"/>
                <w:szCs w:val="19"/>
              </w:rPr>
              <w:t>O</w:t>
            </w:r>
            <w:r w:rsidRPr="00085EE5">
              <w:rPr>
                <w:rFonts w:ascii="Arial" w:hAnsi="Arial" w:cs="Arial"/>
                <w:sz w:val="19"/>
                <w:szCs w:val="19"/>
              </w:rPr>
              <w:t>fftaker will undertake payment of all applicable statutory taxes, duties, levies and cess, assessed/ levied on the Offtaker</w:t>
            </w:r>
          </w:p>
          <w:p w14:paraId="71EEF63A"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 xml:space="preserve">The Offtaker undertakes to grant the authorized representatives of 4PEL unhindered access to the solar plant premises on a day-to-day basis. </w:t>
            </w:r>
          </w:p>
          <w:p w14:paraId="7768FA5D"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Offtaker to provide safe access to the roof with the help of permanent ladder suitable for Solar Power Plant installation, operation and maintenance during the period of agreement</w:t>
            </w:r>
          </w:p>
          <w:p w14:paraId="1159C630"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Offtaker shall provide suitable rating spare feeders, for connecting Solar Power Plant under the same roof where power plant will get installed.</w:t>
            </w:r>
          </w:p>
          <w:p w14:paraId="3C14D16A"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Offtaker shall provide (State Industrial Development Corporation) permits required to install and operate solar power plant.</w:t>
            </w:r>
          </w:p>
          <w:p w14:paraId="05B2AF45"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lastRenderedPageBreak/>
              <w:t>The Offtaker shall provide round the clock security for the premises and hence the solar power plant to prevent any unauthorized access to the premises</w:t>
            </w:r>
          </w:p>
          <w:p w14:paraId="32FAA2CA"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For constructing the plant, all requisite access and utilities (power and water for construction- will be provided by the Offtaker.</w:t>
            </w:r>
          </w:p>
          <w:p w14:paraId="5443E61D"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Offtaker to ensure that the roof has sufficient load bearing capacity for the solar power plant</w:t>
            </w:r>
            <w:r w:rsidR="008B2434">
              <w:rPr>
                <w:rFonts w:ascii="Arial" w:hAnsi="Arial" w:cs="Arial"/>
                <w:sz w:val="19"/>
                <w:szCs w:val="19"/>
              </w:rPr>
              <w:t xml:space="preserve"> and provide </w:t>
            </w:r>
            <w:r w:rsidR="00B75DD1">
              <w:rPr>
                <w:rFonts w:ascii="Arial" w:hAnsi="Arial" w:cs="Arial"/>
                <w:sz w:val="19"/>
                <w:szCs w:val="19"/>
              </w:rPr>
              <w:t>s</w:t>
            </w:r>
            <w:r w:rsidR="008B2434" w:rsidRPr="008B2434">
              <w:rPr>
                <w:rFonts w:ascii="Arial" w:hAnsi="Arial" w:cs="Arial"/>
                <w:sz w:val="19"/>
                <w:szCs w:val="19"/>
              </w:rPr>
              <w:t xml:space="preserve">tructural </w:t>
            </w:r>
            <w:r w:rsidR="00B75DD1">
              <w:rPr>
                <w:rFonts w:ascii="Arial" w:hAnsi="Arial" w:cs="Arial"/>
                <w:sz w:val="19"/>
                <w:szCs w:val="19"/>
              </w:rPr>
              <w:t>s</w:t>
            </w:r>
            <w:r w:rsidR="008B2434" w:rsidRPr="008B2434">
              <w:rPr>
                <w:rFonts w:ascii="Arial" w:hAnsi="Arial" w:cs="Arial"/>
                <w:sz w:val="19"/>
                <w:szCs w:val="19"/>
              </w:rPr>
              <w:t xml:space="preserve">tability </w:t>
            </w:r>
            <w:r w:rsidR="00B75DD1">
              <w:rPr>
                <w:rFonts w:ascii="Arial" w:hAnsi="Arial" w:cs="Arial"/>
                <w:sz w:val="19"/>
                <w:szCs w:val="19"/>
              </w:rPr>
              <w:t>r</w:t>
            </w:r>
            <w:r w:rsidR="008B2434" w:rsidRPr="008B2434">
              <w:rPr>
                <w:rFonts w:ascii="Arial" w:hAnsi="Arial" w:cs="Arial"/>
                <w:sz w:val="19"/>
                <w:szCs w:val="19"/>
              </w:rPr>
              <w:t>eport</w:t>
            </w:r>
            <w:r w:rsidR="00B75DD1">
              <w:rPr>
                <w:rFonts w:ascii="Arial" w:hAnsi="Arial" w:cs="Arial"/>
                <w:sz w:val="19"/>
                <w:szCs w:val="19"/>
              </w:rPr>
              <w:t xml:space="preserve"> if needed</w:t>
            </w:r>
            <w:r w:rsidR="008B2434">
              <w:rPr>
                <w:rFonts w:ascii="Arial" w:hAnsi="Arial" w:cs="Arial"/>
                <w:sz w:val="19"/>
                <w:szCs w:val="19"/>
              </w:rPr>
              <w:t>.</w:t>
            </w:r>
          </w:p>
          <w:p w14:paraId="4BDFD25B"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Supply of water (TDS &lt; 500 ppm) equivalent to 35-40 litres per kWp per month for cleaning of modules Internet connection for remote monitoring of the solar power plant.</w:t>
            </w:r>
          </w:p>
          <w:p w14:paraId="6495D582"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Offtaker to provide space for the solar power plant at zero lease rental throughout the PPA term. Lease Agreement to be entered into for the same.</w:t>
            </w:r>
          </w:p>
          <w:p w14:paraId="632CBE02"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Offtaker to ensure that the solar power plant remains shadow free from nearby trees and buildings throughout the PPA duration.</w:t>
            </w:r>
          </w:p>
          <w:p w14:paraId="46822E24"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The Offtaker will bear statutory costs towards obtaining and renewing the relevant approvals including CEIG and Net Metering/Net Billing/Gross Metering (including metering infrastructure upgradation costs)</w:t>
            </w:r>
          </w:p>
        </w:tc>
      </w:tr>
      <w:tr w:rsidR="00906E38" w:rsidRPr="00085EE5" w14:paraId="0D0E5F8B" w14:textId="77777777" w:rsidTr="00473F7D">
        <w:trPr>
          <w:trHeight w:val="2701"/>
        </w:trPr>
        <w:tc>
          <w:tcPr>
            <w:tcW w:w="2830" w:type="dxa"/>
            <w:vAlign w:val="center"/>
          </w:tcPr>
          <w:p w14:paraId="6DE6476C" w14:textId="77777777" w:rsidR="00906E38" w:rsidRPr="00085EE5" w:rsidRDefault="00906E38" w:rsidP="00085EE5">
            <w:pPr>
              <w:spacing w:line="276" w:lineRule="auto"/>
              <w:rPr>
                <w:rFonts w:ascii="Arial" w:hAnsi="Arial" w:cs="Arial"/>
                <w:b/>
                <w:bCs/>
                <w:sz w:val="19"/>
                <w:szCs w:val="19"/>
              </w:rPr>
            </w:pPr>
            <w:r w:rsidRPr="00085EE5">
              <w:rPr>
                <w:rFonts w:ascii="Arial" w:hAnsi="Arial" w:cs="Arial"/>
                <w:b/>
                <w:bCs/>
                <w:sz w:val="19"/>
                <w:szCs w:val="19"/>
              </w:rPr>
              <w:lastRenderedPageBreak/>
              <w:t>Deemed Generation</w:t>
            </w:r>
          </w:p>
        </w:tc>
        <w:tc>
          <w:tcPr>
            <w:tcW w:w="7230" w:type="dxa"/>
            <w:vAlign w:val="center"/>
          </w:tcPr>
          <w:p w14:paraId="364EF6B1"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If any capacity of Solar Power Plant is not operational on account of events which are not solely attributable to the 4PEL, including but not limited to non-availability of load, deviation in Power Quality Parameter, curtailment of solar generation with DG running, power outage, relocation of Solar Power Plant shall be levied Deemed Generation</w:t>
            </w:r>
          </w:p>
          <w:p w14:paraId="0E5AB2E7"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Deemed Generation shall be calculated based on power generated during the previous seven days.</w:t>
            </w:r>
          </w:p>
          <w:p w14:paraId="488E1026"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In case the Offtaker does not pay the Tariff Invoices till the Due Date, 4PEL reserves the right to turn off the Solar Power Plant and apply Deemed Generation charges</w:t>
            </w:r>
          </w:p>
        </w:tc>
      </w:tr>
      <w:tr w:rsidR="00906E38" w:rsidRPr="00085EE5" w14:paraId="27BB2277" w14:textId="77777777" w:rsidTr="004D26EB">
        <w:tc>
          <w:tcPr>
            <w:tcW w:w="2830" w:type="dxa"/>
            <w:vAlign w:val="center"/>
          </w:tcPr>
          <w:p w14:paraId="7B7413E3" w14:textId="77777777" w:rsidR="00906E38" w:rsidRPr="00085EE5" w:rsidRDefault="00906E38" w:rsidP="00085EE5">
            <w:pPr>
              <w:spacing w:line="276" w:lineRule="auto"/>
              <w:rPr>
                <w:rFonts w:ascii="Arial" w:hAnsi="Arial" w:cs="Arial"/>
                <w:b/>
                <w:bCs/>
                <w:sz w:val="19"/>
                <w:szCs w:val="19"/>
              </w:rPr>
            </w:pPr>
            <w:r w:rsidRPr="00085EE5">
              <w:rPr>
                <w:rFonts w:ascii="Arial" w:hAnsi="Arial" w:cs="Arial"/>
                <w:b/>
                <w:bCs/>
                <w:sz w:val="19"/>
                <w:szCs w:val="19"/>
              </w:rPr>
              <w:t>Relocation</w:t>
            </w:r>
          </w:p>
        </w:tc>
        <w:tc>
          <w:tcPr>
            <w:tcW w:w="7230" w:type="dxa"/>
            <w:vAlign w:val="center"/>
          </w:tcPr>
          <w:p w14:paraId="2F2BD4BE"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The Offtaker shall provide a notice of 6 months to 4PEL and shall bear the costs arising from moving, disassembling and re-installing/ commissioning the Solar Power Plant, including Deemed Generation during relocation period.</w:t>
            </w:r>
          </w:p>
          <w:p w14:paraId="3F8D3871" w14:textId="77777777" w:rsidR="00906E38" w:rsidRPr="00085EE5" w:rsidRDefault="00906E38" w:rsidP="00085EE5">
            <w:pPr>
              <w:pStyle w:val="ListParagraph"/>
              <w:numPr>
                <w:ilvl w:val="0"/>
                <w:numId w:val="22"/>
              </w:numPr>
              <w:spacing w:line="276" w:lineRule="auto"/>
              <w:jc w:val="both"/>
              <w:rPr>
                <w:rFonts w:ascii="Arial" w:hAnsi="Arial" w:cs="Arial"/>
                <w:sz w:val="19"/>
                <w:szCs w:val="19"/>
              </w:rPr>
            </w:pPr>
            <w:r w:rsidRPr="00085EE5">
              <w:rPr>
                <w:rFonts w:ascii="Arial" w:hAnsi="Arial" w:cs="Arial"/>
                <w:sz w:val="19"/>
                <w:szCs w:val="19"/>
              </w:rPr>
              <w:t>In case generation at the new site is lower than the original Site, 4PEL shall be entitled to revise the Tariff to account for such shortfall in generation.</w:t>
            </w:r>
          </w:p>
        </w:tc>
      </w:tr>
    </w:tbl>
    <w:p w14:paraId="5125F9C9" w14:textId="77777777" w:rsidR="006E71B8" w:rsidRPr="009B4688" w:rsidRDefault="00906E38" w:rsidP="006E71B8">
      <w:pPr>
        <w:pStyle w:val="Heading2"/>
        <w:rPr>
          <w:rFonts w:ascii="Calibri" w:hAnsi="Calibri" w:cs="Calibri"/>
        </w:rPr>
      </w:pPr>
      <w:r>
        <w:rPr>
          <w:rFonts w:ascii="Calibri" w:hAnsi="Calibri" w:cs="Calibri"/>
        </w:rPr>
        <w:tab/>
      </w:r>
    </w:p>
    <w:p w14:paraId="38EC6398" w14:textId="77777777" w:rsidR="006E71B8" w:rsidRPr="009B4688" w:rsidRDefault="006E71B8" w:rsidP="006E71B8">
      <w:pPr>
        <w:pStyle w:val="Heading2"/>
        <w:rPr>
          <w:rFonts w:ascii="Calibri" w:hAnsi="Calibri" w:cs="Calibri"/>
        </w:rPr>
      </w:pPr>
    </w:p>
    <w:p w14:paraId="5FB5944F" w14:textId="77777777" w:rsidR="006E71B8" w:rsidRPr="009B4688" w:rsidRDefault="006E71B8" w:rsidP="006E71B8">
      <w:pPr>
        <w:pStyle w:val="Heading2"/>
        <w:rPr>
          <w:rFonts w:ascii="Calibri" w:hAnsi="Calibri" w:cs="Calibri"/>
        </w:rPr>
      </w:pPr>
    </w:p>
    <w:p w14:paraId="54078F96" w14:textId="77777777" w:rsidR="006E71B8" w:rsidRPr="009B4688" w:rsidRDefault="006E71B8" w:rsidP="006E71B8">
      <w:pPr>
        <w:pStyle w:val="Heading2"/>
        <w:rPr>
          <w:rFonts w:ascii="Calibri" w:hAnsi="Calibri" w:cs="Calibri"/>
        </w:rPr>
      </w:pPr>
    </w:p>
    <w:p w14:paraId="411C551E" w14:textId="77777777" w:rsidR="006E71B8" w:rsidRDefault="006E71B8" w:rsidP="006E71B8">
      <w:pPr>
        <w:pStyle w:val="Heading2"/>
        <w:tabs>
          <w:tab w:val="left" w:pos="1418"/>
        </w:tabs>
        <w:rPr>
          <w:rFonts w:ascii="Calibri" w:hAnsi="Calibri" w:cs="Calibri"/>
        </w:rPr>
      </w:pPr>
    </w:p>
    <w:p w14:paraId="76FA41C0" w14:textId="77777777" w:rsidR="006E71B8" w:rsidRDefault="006E71B8" w:rsidP="006E71B8">
      <w:pPr>
        <w:pStyle w:val="Heading2"/>
        <w:tabs>
          <w:tab w:val="left" w:pos="1418"/>
        </w:tabs>
        <w:rPr>
          <w:rFonts w:ascii="Calibri" w:hAnsi="Calibri" w:cs="Calibri"/>
        </w:rPr>
      </w:pPr>
    </w:p>
    <w:p w14:paraId="79B96B7E" w14:textId="77777777" w:rsidR="006E71B8" w:rsidRDefault="006E71B8" w:rsidP="006E71B8">
      <w:pPr>
        <w:pStyle w:val="Heading2"/>
        <w:tabs>
          <w:tab w:val="left" w:pos="1418"/>
        </w:tabs>
        <w:rPr>
          <w:rFonts w:ascii="Calibri" w:hAnsi="Calibri" w:cs="Calibri"/>
        </w:rPr>
      </w:pPr>
    </w:p>
    <w:p w14:paraId="595DADA5" w14:textId="77777777" w:rsidR="006E71B8" w:rsidRDefault="006E71B8" w:rsidP="006E71B8">
      <w:pPr>
        <w:pStyle w:val="Heading2"/>
        <w:tabs>
          <w:tab w:val="left" w:pos="1418"/>
        </w:tabs>
        <w:rPr>
          <w:rFonts w:ascii="Calibri" w:hAnsi="Calibri" w:cs="Calibri"/>
        </w:rPr>
      </w:pPr>
    </w:p>
    <w:p w14:paraId="79DB69EE" w14:textId="77777777" w:rsidR="006E71B8" w:rsidRDefault="006E71B8" w:rsidP="006E71B8">
      <w:pPr>
        <w:pStyle w:val="Heading2"/>
        <w:tabs>
          <w:tab w:val="left" w:pos="1418"/>
        </w:tabs>
        <w:rPr>
          <w:rFonts w:ascii="Calibri" w:hAnsi="Calibri" w:cs="Calibri"/>
        </w:rPr>
      </w:pPr>
    </w:p>
    <w:p w14:paraId="717BCB3D" w14:textId="77777777" w:rsidR="006E71B8" w:rsidRDefault="006E71B8" w:rsidP="006E71B8">
      <w:pPr>
        <w:pStyle w:val="Heading2"/>
        <w:tabs>
          <w:tab w:val="left" w:pos="1418"/>
        </w:tabs>
        <w:rPr>
          <w:rFonts w:ascii="Calibri" w:hAnsi="Calibri" w:cs="Calibri"/>
        </w:rPr>
      </w:pPr>
    </w:p>
    <w:p w14:paraId="3530E610" w14:textId="77777777" w:rsidR="006E71B8" w:rsidRDefault="006E71B8" w:rsidP="006E71B8">
      <w:pPr>
        <w:pStyle w:val="Heading2"/>
        <w:tabs>
          <w:tab w:val="left" w:pos="1418"/>
        </w:tabs>
        <w:rPr>
          <w:rFonts w:ascii="Calibri" w:hAnsi="Calibri" w:cs="Calibri"/>
        </w:rPr>
      </w:pPr>
    </w:p>
    <w:p w14:paraId="2FF6B3E1" w14:textId="77777777" w:rsidR="006E71B8" w:rsidRDefault="006E71B8" w:rsidP="006E71B8">
      <w:pPr>
        <w:pStyle w:val="Heading2"/>
        <w:tabs>
          <w:tab w:val="left" w:pos="1418"/>
        </w:tabs>
        <w:rPr>
          <w:rFonts w:ascii="Calibri" w:hAnsi="Calibri" w:cs="Calibri"/>
        </w:rPr>
      </w:pPr>
    </w:p>
    <w:p w14:paraId="265F7DD4" w14:textId="77777777" w:rsidR="006E71B8" w:rsidRDefault="006E71B8" w:rsidP="006E71B8">
      <w:pPr>
        <w:pStyle w:val="Heading2"/>
        <w:tabs>
          <w:tab w:val="left" w:pos="1418"/>
        </w:tabs>
        <w:rPr>
          <w:rFonts w:ascii="Calibri" w:hAnsi="Calibri" w:cs="Calibri"/>
        </w:rPr>
      </w:pPr>
    </w:p>
    <w:p w14:paraId="386B059C" w14:textId="77777777" w:rsidR="004F1731" w:rsidRDefault="004F1731" w:rsidP="000321E9">
      <w:pPr>
        <w:spacing w:after="160"/>
        <w:ind w:left="720"/>
        <w:rPr>
          <w:b/>
          <w:bCs/>
        </w:rPr>
      </w:pPr>
    </w:p>
    <w:p w14:paraId="7CC2F21B" w14:textId="77777777" w:rsidR="006E71B8" w:rsidRPr="009B4688" w:rsidRDefault="004F1731" w:rsidP="00A76399">
      <w:pPr>
        <w:pStyle w:val="Strong1"/>
      </w:pPr>
      <w:r>
        <w:br w:type="page"/>
      </w:r>
      <w:r w:rsidR="006E71B8">
        <w:lastRenderedPageBreak/>
        <w:t xml:space="preserve"> </w:t>
      </w:r>
      <w:bookmarkStart w:id="29" w:name="_Toc236831883"/>
      <w:r w:rsidR="006E71B8">
        <w:t xml:space="preserve">3.3 Defaults &amp; </w:t>
      </w:r>
      <w:r w:rsidR="006E71B8" w:rsidRPr="009B4688">
        <w:t>Termination Rights:</w:t>
      </w:r>
      <w:bookmarkEnd w:id="29"/>
    </w:p>
    <w:tbl>
      <w:tblPr>
        <w:tblStyle w:val="TableGrid"/>
        <w:tblW w:w="10064" w:type="dxa"/>
        <w:tblInd w:w="704" w:type="dxa"/>
        <w:tblLayout w:type="fixed"/>
        <w:tblLook w:val="04A0" w:firstRow="1" w:lastRow="0" w:firstColumn="1" w:lastColumn="0" w:noHBand="0" w:noVBand="1"/>
      </w:tblPr>
      <w:tblGrid>
        <w:gridCol w:w="2268"/>
        <w:gridCol w:w="7796"/>
      </w:tblGrid>
      <w:tr w:rsidR="006E71B8" w:rsidRPr="009B4688" w14:paraId="544D8833" w14:textId="77777777" w:rsidTr="00286F79">
        <w:trPr>
          <w:trHeight w:val="768"/>
        </w:trPr>
        <w:tc>
          <w:tcPr>
            <w:tcW w:w="2268" w:type="dxa"/>
            <w:vAlign w:val="center"/>
          </w:tcPr>
          <w:p w14:paraId="5DCEFE1A" w14:textId="77777777" w:rsidR="006E71B8" w:rsidRPr="00473F7D" w:rsidRDefault="006E71B8" w:rsidP="004D26EB">
            <w:pPr>
              <w:rPr>
                <w:rFonts w:ascii="Arial" w:hAnsi="Arial" w:cs="Arial"/>
                <w:b/>
                <w:bCs/>
                <w:sz w:val="19"/>
                <w:szCs w:val="19"/>
              </w:rPr>
            </w:pPr>
            <w:r w:rsidRPr="00473F7D">
              <w:rPr>
                <w:rFonts w:ascii="Arial" w:hAnsi="Arial" w:cs="Arial"/>
                <w:b/>
                <w:bCs/>
                <w:sz w:val="19"/>
                <w:szCs w:val="19"/>
              </w:rPr>
              <w:t>Off-taker Defaults</w:t>
            </w:r>
          </w:p>
        </w:tc>
        <w:tc>
          <w:tcPr>
            <w:tcW w:w="7796" w:type="dxa"/>
            <w:vAlign w:val="center"/>
          </w:tcPr>
          <w:p w14:paraId="68F714DE" w14:textId="77777777" w:rsidR="006E71B8" w:rsidRPr="00473F7D" w:rsidRDefault="006E71B8" w:rsidP="004D26EB">
            <w:pPr>
              <w:pStyle w:val="ListParagraph"/>
              <w:numPr>
                <w:ilvl w:val="0"/>
                <w:numId w:val="19"/>
              </w:numPr>
              <w:contextualSpacing/>
              <w:rPr>
                <w:rFonts w:ascii="Arial" w:hAnsi="Arial" w:cs="Arial"/>
                <w:sz w:val="19"/>
                <w:szCs w:val="19"/>
              </w:rPr>
            </w:pPr>
            <w:r w:rsidRPr="00473F7D">
              <w:rPr>
                <w:rFonts w:ascii="Arial" w:hAnsi="Arial" w:cs="Arial"/>
                <w:sz w:val="19"/>
                <w:szCs w:val="19"/>
              </w:rPr>
              <w:t>Failure to pay amounts by due date</w:t>
            </w:r>
          </w:p>
          <w:p w14:paraId="69E8784A" w14:textId="77777777" w:rsidR="006E71B8" w:rsidRPr="00473F7D" w:rsidRDefault="006E71B8" w:rsidP="004D26EB">
            <w:pPr>
              <w:pStyle w:val="ListParagraph"/>
              <w:numPr>
                <w:ilvl w:val="0"/>
                <w:numId w:val="19"/>
              </w:numPr>
              <w:contextualSpacing/>
              <w:rPr>
                <w:rFonts w:ascii="Arial" w:hAnsi="Arial" w:cs="Arial"/>
                <w:sz w:val="19"/>
                <w:szCs w:val="19"/>
              </w:rPr>
            </w:pPr>
            <w:r w:rsidRPr="00473F7D">
              <w:rPr>
                <w:rFonts w:ascii="Arial" w:hAnsi="Arial" w:cs="Arial"/>
                <w:sz w:val="19"/>
                <w:szCs w:val="19"/>
              </w:rPr>
              <w:t>Failure to maintain bank guarantee /deposit</w:t>
            </w:r>
          </w:p>
          <w:p w14:paraId="165BA173" w14:textId="77777777" w:rsidR="006E71B8" w:rsidRPr="00473F7D" w:rsidRDefault="006E71B8" w:rsidP="004D26EB">
            <w:pPr>
              <w:pStyle w:val="ListParagraph"/>
              <w:numPr>
                <w:ilvl w:val="0"/>
                <w:numId w:val="19"/>
              </w:numPr>
              <w:contextualSpacing/>
              <w:rPr>
                <w:rFonts w:ascii="Arial" w:hAnsi="Arial" w:cs="Arial"/>
                <w:sz w:val="19"/>
                <w:szCs w:val="19"/>
              </w:rPr>
            </w:pPr>
            <w:r w:rsidRPr="00473F7D">
              <w:rPr>
                <w:rFonts w:ascii="Arial" w:hAnsi="Arial" w:cs="Arial"/>
                <w:sz w:val="19"/>
                <w:szCs w:val="19"/>
              </w:rPr>
              <w:t>Breach of other obligations mentioned in the contract</w:t>
            </w:r>
          </w:p>
        </w:tc>
      </w:tr>
      <w:tr w:rsidR="006E71B8" w:rsidRPr="009B4688" w14:paraId="2E586436" w14:textId="77777777" w:rsidTr="00286F79">
        <w:trPr>
          <w:trHeight w:val="3101"/>
        </w:trPr>
        <w:tc>
          <w:tcPr>
            <w:tcW w:w="2268" w:type="dxa"/>
            <w:tcBorders>
              <w:bottom w:val="single" w:sz="4" w:space="0" w:color="auto"/>
            </w:tcBorders>
            <w:vAlign w:val="center"/>
          </w:tcPr>
          <w:p w14:paraId="3D6EFB0C" w14:textId="77777777" w:rsidR="006E71B8" w:rsidRPr="00473F7D" w:rsidRDefault="006E71B8" w:rsidP="004D26EB">
            <w:pPr>
              <w:rPr>
                <w:rFonts w:ascii="Arial" w:hAnsi="Arial" w:cs="Arial"/>
                <w:b/>
                <w:bCs/>
                <w:sz w:val="19"/>
                <w:szCs w:val="19"/>
              </w:rPr>
            </w:pPr>
            <w:r w:rsidRPr="00473F7D">
              <w:rPr>
                <w:rFonts w:ascii="Arial" w:hAnsi="Arial" w:cs="Arial"/>
                <w:b/>
                <w:bCs/>
                <w:sz w:val="19"/>
                <w:szCs w:val="19"/>
              </w:rPr>
              <w:t>Termination</w:t>
            </w:r>
          </w:p>
        </w:tc>
        <w:tc>
          <w:tcPr>
            <w:tcW w:w="7796" w:type="dxa"/>
            <w:tcBorders>
              <w:bottom w:val="single" w:sz="4" w:space="0" w:color="auto"/>
            </w:tcBorders>
            <w:vAlign w:val="center"/>
          </w:tcPr>
          <w:p w14:paraId="65A1D220" w14:textId="77777777" w:rsidR="006E71B8" w:rsidRPr="00473F7D" w:rsidRDefault="006E71B8" w:rsidP="004D26EB">
            <w:pPr>
              <w:pStyle w:val="ListParagraph"/>
              <w:numPr>
                <w:ilvl w:val="0"/>
                <w:numId w:val="17"/>
              </w:numPr>
              <w:contextualSpacing/>
              <w:rPr>
                <w:rFonts w:ascii="Arial" w:hAnsi="Arial" w:cs="Arial"/>
                <w:sz w:val="19"/>
                <w:szCs w:val="19"/>
              </w:rPr>
            </w:pPr>
            <w:r w:rsidRPr="00473F7D">
              <w:rPr>
                <w:rFonts w:ascii="Arial" w:hAnsi="Arial" w:cs="Arial"/>
                <w:sz w:val="19"/>
                <w:szCs w:val="19"/>
              </w:rPr>
              <w:t>There shall be a lock-in for 5 years from the date of commissioning with in which the Agreement cannot be terminated</w:t>
            </w:r>
          </w:p>
          <w:p w14:paraId="0C06FC81" w14:textId="77777777" w:rsidR="006E71B8" w:rsidRPr="00473F7D" w:rsidRDefault="006E71B8" w:rsidP="004D26EB">
            <w:pPr>
              <w:pStyle w:val="ListParagraph"/>
              <w:numPr>
                <w:ilvl w:val="0"/>
                <w:numId w:val="17"/>
              </w:numPr>
              <w:contextualSpacing/>
              <w:rPr>
                <w:rFonts w:ascii="Arial" w:hAnsi="Arial" w:cs="Arial"/>
                <w:sz w:val="19"/>
                <w:szCs w:val="19"/>
              </w:rPr>
            </w:pPr>
            <w:r w:rsidRPr="00473F7D">
              <w:rPr>
                <w:rFonts w:ascii="Arial" w:hAnsi="Arial" w:cs="Arial"/>
                <w:sz w:val="19"/>
                <w:szCs w:val="19"/>
              </w:rPr>
              <w:t>The Agreement can be terminated:  </w:t>
            </w:r>
          </w:p>
          <w:p w14:paraId="0311A367" w14:textId="77777777" w:rsidR="006E71B8" w:rsidRPr="00473F7D" w:rsidRDefault="006E71B8" w:rsidP="004D26EB">
            <w:pPr>
              <w:pStyle w:val="ListParagraph"/>
              <w:numPr>
                <w:ilvl w:val="1"/>
                <w:numId w:val="17"/>
              </w:numPr>
              <w:contextualSpacing/>
              <w:rPr>
                <w:rFonts w:ascii="Arial" w:hAnsi="Arial" w:cs="Arial"/>
                <w:sz w:val="19"/>
                <w:szCs w:val="19"/>
              </w:rPr>
            </w:pPr>
            <w:r w:rsidRPr="00473F7D">
              <w:rPr>
                <w:rFonts w:ascii="Arial" w:hAnsi="Arial" w:cs="Arial"/>
                <w:sz w:val="19"/>
                <w:szCs w:val="19"/>
              </w:rPr>
              <w:t xml:space="preserve">In case of Off-taker’s default, that is unresolved within 30 (thirty) days, the Off-taker shall be required to pay 4PEL, Termination Charges as shown in table below. In these cases, the asset ownership continues to rest entirely with 4PEL and will be repossessed and transported out by 4PEL no later than 90 days from receipt of the final payment from the </w:t>
            </w:r>
            <w:r w:rsidR="00473F7D" w:rsidRPr="00473F7D">
              <w:rPr>
                <w:rFonts w:ascii="Arial" w:hAnsi="Arial" w:cs="Arial"/>
                <w:sz w:val="19"/>
                <w:szCs w:val="19"/>
              </w:rPr>
              <w:t>Offtaker</w:t>
            </w:r>
            <w:r w:rsidRPr="00473F7D">
              <w:rPr>
                <w:rFonts w:ascii="Arial" w:hAnsi="Arial" w:cs="Arial"/>
                <w:sz w:val="19"/>
                <w:szCs w:val="19"/>
              </w:rPr>
              <w:t>.</w:t>
            </w:r>
          </w:p>
          <w:p w14:paraId="56B66548" w14:textId="77777777" w:rsidR="006E71B8" w:rsidRPr="00473F7D" w:rsidRDefault="006E71B8" w:rsidP="004D26EB">
            <w:pPr>
              <w:pStyle w:val="ListParagraph"/>
              <w:numPr>
                <w:ilvl w:val="1"/>
                <w:numId w:val="17"/>
              </w:numPr>
              <w:contextualSpacing/>
              <w:rPr>
                <w:rFonts w:ascii="Arial" w:hAnsi="Arial" w:cs="Arial"/>
                <w:sz w:val="19"/>
                <w:szCs w:val="19"/>
              </w:rPr>
            </w:pPr>
            <w:r w:rsidRPr="00473F7D">
              <w:rPr>
                <w:rFonts w:ascii="Arial" w:hAnsi="Arial" w:cs="Arial"/>
                <w:sz w:val="19"/>
                <w:szCs w:val="19"/>
              </w:rPr>
              <w:t>In case of 4PEL’s Default, that is unresolved within 30 (thirty) days, without paying any Termination Charges.</w:t>
            </w:r>
          </w:p>
        </w:tc>
      </w:tr>
    </w:tbl>
    <w:p w14:paraId="10092910" w14:textId="77777777" w:rsidR="006E71B8" w:rsidRPr="00EF1EB2" w:rsidRDefault="006E71B8" w:rsidP="00A76399">
      <w:pPr>
        <w:pStyle w:val="Strong1"/>
      </w:pPr>
      <w:r w:rsidRPr="00EF1EB2">
        <w:t xml:space="preserve">  </w:t>
      </w:r>
      <w:bookmarkStart w:id="30" w:name="_Toc224045261"/>
      <w:bookmarkStart w:id="31" w:name="_Toc236831884"/>
      <w:r w:rsidR="00A92E2B" w:rsidRPr="00EF1EB2">
        <w:t xml:space="preserve">3.4 </w:t>
      </w:r>
      <w:r w:rsidRPr="00EF1EB2">
        <w:t>Termination charges</w:t>
      </w:r>
      <w:bookmarkEnd w:id="30"/>
      <w:bookmarkEnd w:id="31"/>
      <w:r w:rsidRPr="00EF1EB2">
        <w:t xml:space="preserve"> </w:t>
      </w:r>
    </w:p>
    <w:tbl>
      <w:tblPr>
        <w:tblW w:w="6799" w:type="dxa"/>
        <w:jc w:val="center"/>
        <w:tblLook w:val="04A0" w:firstRow="1" w:lastRow="0" w:firstColumn="1" w:lastColumn="0" w:noHBand="0" w:noVBand="1"/>
      </w:tblPr>
      <w:tblGrid>
        <w:gridCol w:w="2547"/>
        <w:gridCol w:w="4252"/>
      </w:tblGrid>
      <w:tr w:rsidR="006E71B8" w:rsidRPr="00F31C83" w14:paraId="3E13420A" w14:textId="77777777" w:rsidTr="00746733">
        <w:trPr>
          <w:trHeight w:val="627"/>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4A78FC31" w14:textId="77777777" w:rsidR="006E71B8" w:rsidRPr="00F31C83" w:rsidRDefault="006E71B8" w:rsidP="00746733">
            <w:pPr>
              <w:spacing w:line="276" w:lineRule="auto"/>
              <w:jc w:val="center"/>
              <w:rPr>
                <w:rFonts w:asciiTheme="minorHAnsi" w:eastAsia="Times New Roman" w:hAnsiTheme="minorHAnsi" w:cs="Calibri"/>
                <w:b/>
                <w:bCs/>
                <w:color w:val="000000"/>
              </w:rPr>
            </w:pPr>
            <w:r w:rsidRPr="00F31C83">
              <w:rPr>
                <w:rFonts w:asciiTheme="minorHAnsi" w:eastAsia="Times New Roman" w:hAnsiTheme="minorHAnsi" w:cs="Calibri"/>
                <w:b/>
                <w:bCs/>
                <w:color w:val="000000"/>
              </w:rPr>
              <w:t>Year</w:t>
            </w:r>
          </w:p>
        </w:tc>
        <w:tc>
          <w:tcPr>
            <w:tcW w:w="4252" w:type="dxa"/>
            <w:tcBorders>
              <w:top w:val="single" w:sz="4" w:space="0" w:color="auto"/>
              <w:left w:val="nil"/>
              <w:bottom w:val="single" w:sz="4" w:space="0" w:color="auto"/>
              <w:right w:val="single" w:sz="4" w:space="0" w:color="auto"/>
            </w:tcBorders>
            <w:vAlign w:val="center"/>
            <w:hideMark/>
          </w:tcPr>
          <w:p w14:paraId="1E6FB22E"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rFonts w:asciiTheme="minorHAnsi" w:eastAsia="Times New Roman" w:hAnsiTheme="minorHAnsi" w:cs="Calibri"/>
                <w:b/>
                <w:bCs/>
                <w:color w:val="000000"/>
              </w:rPr>
              <w:t>Termination value/ kWp (end year)</w:t>
            </w:r>
          </w:p>
        </w:tc>
      </w:tr>
      <w:tr w:rsidR="006E71B8" w:rsidRPr="00F31C83" w14:paraId="5F3A6621"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center"/>
            <w:hideMark/>
          </w:tcPr>
          <w:p w14:paraId="03D93D5F"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w:t>
            </w:r>
          </w:p>
        </w:tc>
        <w:tc>
          <w:tcPr>
            <w:tcW w:w="4252" w:type="dxa"/>
            <w:tcBorders>
              <w:top w:val="single" w:sz="4" w:space="0" w:color="auto"/>
              <w:left w:val="nil"/>
              <w:bottom w:val="single" w:sz="4" w:space="0" w:color="auto"/>
              <w:right w:val="single" w:sz="4" w:space="0" w:color="auto"/>
            </w:tcBorders>
            <w:shd w:val="clear" w:color="auto" w:fill="FAE2D5" w:themeFill="accent2" w:themeFillTint="33"/>
            <w:noWrap/>
            <w:vAlign w:val="center"/>
            <w:hideMark/>
          </w:tcPr>
          <w:p w14:paraId="401420C8"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43,873</w:t>
            </w:r>
          </w:p>
        </w:tc>
      </w:tr>
      <w:tr w:rsidR="006E71B8" w:rsidRPr="00F31C83" w14:paraId="0E41FEA1"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center"/>
          </w:tcPr>
          <w:p w14:paraId="5E6CF925"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2</w:t>
            </w:r>
          </w:p>
        </w:tc>
        <w:tc>
          <w:tcPr>
            <w:tcW w:w="4252" w:type="dxa"/>
            <w:tcBorders>
              <w:top w:val="single" w:sz="4" w:space="0" w:color="auto"/>
              <w:left w:val="nil"/>
              <w:bottom w:val="single" w:sz="4" w:space="0" w:color="auto"/>
              <w:right w:val="single" w:sz="4" w:space="0" w:color="auto"/>
            </w:tcBorders>
            <w:shd w:val="clear" w:color="auto" w:fill="FAE2D5" w:themeFill="accent2" w:themeFillTint="33"/>
            <w:noWrap/>
            <w:vAlign w:val="center"/>
          </w:tcPr>
          <w:p w14:paraId="159EF5A2"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42,310</w:t>
            </w:r>
          </w:p>
        </w:tc>
      </w:tr>
      <w:tr w:rsidR="006E71B8" w:rsidRPr="00F31C83" w14:paraId="512A8D29"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center"/>
          </w:tcPr>
          <w:p w14:paraId="14D21180"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3</w:t>
            </w:r>
          </w:p>
        </w:tc>
        <w:tc>
          <w:tcPr>
            <w:tcW w:w="4252" w:type="dxa"/>
            <w:tcBorders>
              <w:top w:val="single" w:sz="4" w:space="0" w:color="auto"/>
              <w:left w:val="nil"/>
              <w:bottom w:val="single" w:sz="4" w:space="0" w:color="auto"/>
              <w:right w:val="single" w:sz="4" w:space="0" w:color="auto"/>
            </w:tcBorders>
            <w:shd w:val="clear" w:color="auto" w:fill="FAE2D5" w:themeFill="accent2" w:themeFillTint="33"/>
            <w:noWrap/>
            <w:vAlign w:val="center"/>
          </w:tcPr>
          <w:p w14:paraId="59F61904"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40,702</w:t>
            </w:r>
          </w:p>
        </w:tc>
      </w:tr>
      <w:tr w:rsidR="006E71B8" w:rsidRPr="00F31C83" w14:paraId="56ADDA3E"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center"/>
          </w:tcPr>
          <w:p w14:paraId="68764E82"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4</w:t>
            </w:r>
          </w:p>
        </w:tc>
        <w:tc>
          <w:tcPr>
            <w:tcW w:w="4252" w:type="dxa"/>
            <w:tcBorders>
              <w:top w:val="single" w:sz="4" w:space="0" w:color="auto"/>
              <w:left w:val="nil"/>
              <w:bottom w:val="single" w:sz="4" w:space="0" w:color="auto"/>
              <w:right w:val="single" w:sz="4" w:space="0" w:color="auto"/>
            </w:tcBorders>
            <w:shd w:val="clear" w:color="auto" w:fill="FAE2D5" w:themeFill="accent2" w:themeFillTint="33"/>
            <w:noWrap/>
            <w:vAlign w:val="center"/>
          </w:tcPr>
          <w:p w14:paraId="1DAED1A8"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39,047</w:t>
            </w:r>
          </w:p>
        </w:tc>
      </w:tr>
      <w:tr w:rsidR="006E71B8" w:rsidRPr="00F31C83" w14:paraId="7AF3119B"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center"/>
          </w:tcPr>
          <w:p w14:paraId="669A6FE9"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5</w:t>
            </w:r>
          </w:p>
        </w:tc>
        <w:tc>
          <w:tcPr>
            <w:tcW w:w="4252" w:type="dxa"/>
            <w:tcBorders>
              <w:top w:val="single" w:sz="4" w:space="0" w:color="auto"/>
              <w:left w:val="nil"/>
              <w:bottom w:val="single" w:sz="4" w:space="0" w:color="auto"/>
              <w:right w:val="single" w:sz="4" w:space="0" w:color="auto"/>
            </w:tcBorders>
            <w:shd w:val="clear" w:color="auto" w:fill="FAE2D5" w:themeFill="accent2" w:themeFillTint="33"/>
            <w:noWrap/>
            <w:vAlign w:val="center"/>
          </w:tcPr>
          <w:p w14:paraId="4DC4335B"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37,345</w:t>
            </w:r>
          </w:p>
        </w:tc>
      </w:tr>
      <w:tr w:rsidR="006E71B8" w:rsidRPr="00F31C83" w14:paraId="721A3411"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59F7688F"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6</w:t>
            </w:r>
          </w:p>
        </w:tc>
        <w:tc>
          <w:tcPr>
            <w:tcW w:w="4252" w:type="dxa"/>
            <w:tcBorders>
              <w:top w:val="single" w:sz="4" w:space="0" w:color="auto"/>
              <w:left w:val="nil"/>
              <w:bottom w:val="single" w:sz="4" w:space="0" w:color="auto"/>
              <w:right w:val="single" w:sz="4" w:space="0" w:color="auto"/>
            </w:tcBorders>
            <w:noWrap/>
            <w:vAlign w:val="center"/>
          </w:tcPr>
          <w:p w14:paraId="03731C88"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35,592</w:t>
            </w:r>
          </w:p>
        </w:tc>
      </w:tr>
      <w:tr w:rsidR="006E71B8" w:rsidRPr="00F31C83" w14:paraId="71B05D49"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724C65E3"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7</w:t>
            </w:r>
          </w:p>
        </w:tc>
        <w:tc>
          <w:tcPr>
            <w:tcW w:w="4252" w:type="dxa"/>
            <w:tcBorders>
              <w:top w:val="single" w:sz="4" w:space="0" w:color="auto"/>
              <w:left w:val="nil"/>
              <w:bottom w:val="single" w:sz="4" w:space="0" w:color="auto"/>
              <w:right w:val="single" w:sz="4" w:space="0" w:color="auto"/>
            </w:tcBorders>
            <w:noWrap/>
            <w:vAlign w:val="center"/>
          </w:tcPr>
          <w:p w14:paraId="77ED9D16"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33,788</w:t>
            </w:r>
          </w:p>
        </w:tc>
      </w:tr>
      <w:tr w:rsidR="006E71B8" w:rsidRPr="00F31C83" w14:paraId="33DF153D"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15F7A2F2"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8</w:t>
            </w:r>
          </w:p>
        </w:tc>
        <w:tc>
          <w:tcPr>
            <w:tcW w:w="4252" w:type="dxa"/>
            <w:tcBorders>
              <w:top w:val="single" w:sz="4" w:space="0" w:color="auto"/>
              <w:left w:val="nil"/>
              <w:bottom w:val="single" w:sz="4" w:space="0" w:color="auto"/>
              <w:right w:val="single" w:sz="4" w:space="0" w:color="auto"/>
            </w:tcBorders>
            <w:noWrap/>
            <w:vAlign w:val="center"/>
          </w:tcPr>
          <w:p w14:paraId="5832E745"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31,929</w:t>
            </w:r>
          </w:p>
        </w:tc>
      </w:tr>
      <w:tr w:rsidR="006E71B8" w:rsidRPr="00F31C83" w14:paraId="62062515"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103E9077"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9</w:t>
            </w:r>
          </w:p>
        </w:tc>
        <w:tc>
          <w:tcPr>
            <w:tcW w:w="4252" w:type="dxa"/>
            <w:tcBorders>
              <w:top w:val="single" w:sz="4" w:space="0" w:color="auto"/>
              <w:left w:val="nil"/>
              <w:bottom w:val="single" w:sz="4" w:space="0" w:color="auto"/>
              <w:right w:val="single" w:sz="4" w:space="0" w:color="auto"/>
            </w:tcBorders>
            <w:noWrap/>
            <w:vAlign w:val="center"/>
          </w:tcPr>
          <w:p w14:paraId="4B38EDC3"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30,014</w:t>
            </w:r>
          </w:p>
        </w:tc>
      </w:tr>
      <w:tr w:rsidR="006E71B8" w:rsidRPr="00F31C83" w14:paraId="189A7428"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20C98F44"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10</w:t>
            </w:r>
          </w:p>
        </w:tc>
        <w:tc>
          <w:tcPr>
            <w:tcW w:w="4252" w:type="dxa"/>
            <w:tcBorders>
              <w:top w:val="single" w:sz="4" w:space="0" w:color="auto"/>
              <w:left w:val="nil"/>
              <w:bottom w:val="single" w:sz="4" w:space="0" w:color="auto"/>
              <w:right w:val="single" w:sz="4" w:space="0" w:color="auto"/>
            </w:tcBorders>
            <w:noWrap/>
            <w:vAlign w:val="center"/>
          </w:tcPr>
          <w:p w14:paraId="6F89E81C"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28,041</w:t>
            </w:r>
          </w:p>
        </w:tc>
      </w:tr>
      <w:tr w:rsidR="006E71B8" w:rsidRPr="00F31C83" w14:paraId="4C2E9ECC"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7866F147"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11</w:t>
            </w:r>
          </w:p>
        </w:tc>
        <w:tc>
          <w:tcPr>
            <w:tcW w:w="4252" w:type="dxa"/>
            <w:tcBorders>
              <w:top w:val="single" w:sz="4" w:space="0" w:color="auto"/>
              <w:left w:val="nil"/>
              <w:bottom w:val="single" w:sz="4" w:space="0" w:color="auto"/>
              <w:right w:val="single" w:sz="4" w:space="0" w:color="auto"/>
            </w:tcBorders>
            <w:noWrap/>
            <w:vAlign w:val="center"/>
          </w:tcPr>
          <w:p w14:paraId="20432D53"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26,461</w:t>
            </w:r>
          </w:p>
        </w:tc>
      </w:tr>
      <w:tr w:rsidR="006E71B8" w:rsidRPr="00F31C83" w14:paraId="49154F35"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338EC330"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12</w:t>
            </w:r>
          </w:p>
        </w:tc>
        <w:tc>
          <w:tcPr>
            <w:tcW w:w="4252" w:type="dxa"/>
            <w:tcBorders>
              <w:top w:val="single" w:sz="4" w:space="0" w:color="auto"/>
              <w:left w:val="nil"/>
              <w:bottom w:val="single" w:sz="4" w:space="0" w:color="auto"/>
              <w:right w:val="single" w:sz="4" w:space="0" w:color="auto"/>
            </w:tcBorders>
            <w:noWrap/>
            <w:vAlign w:val="center"/>
          </w:tcPr>
          <w:p w14:paraId="06E2E26E"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24,844</w:t>
            </w:r>
          </w:p>
        </w:tc>
      </w:tr>
      <w:tr w:rsidR="006E71B8" w:rsidRPr="00F31C83" w14:paraId="2A3B4A67"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518C7567"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13</w:t>
            </w:r>
          </w:p>
        </w:tc>
        <w:tc>
          <w:tcPr>
            <w:tcW w:w="4252" w:type="dxa"/>
            <w:tcBorders>
              <w:top w:val="single" w:sz="4" w:space="0" w:color="auto"/>
              <w:left w:val="nil"/>
              <w:bottom w:val="single" w:sz="4" w:space="0" w:color="auto"/>
              <w:right w:val="single" w:sz="4" w:space="0" w:color="auto"/>
            </w:tcBorders>
            <w:noWrap/>
            <w:vAlign w:val="center"/>
          </w:tcPr>
          <w:p w14:paraId="1480BF65"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23,188</w:t>
            </w:r>
          </w:p>
        </w:tc>
      </w:tr>
      <w:tr w:rsidR="006E71B8" w:rsidRPr="00F31C83" w14:paraId="07000014"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3FA21A8C"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14</w:t>
            </w:r>
          </w:p>
        </w:tc>
        <w:tc>
          <w:tcPr>
            <w:tcW w:w="4252" w:type="dxa"/>
            <w:tcBorders>
              <w:top w:val="single" w:sz="4" w:space="0" w:color="auto"/>
              <w:left w:val="nil"/>
              <w:bottom w:val="single" w:sz="4" w:space="0" w:color="auto"/>
              <w:right w:val="single" w:sz="4" w:space="0" w:color="auto"/>
            </w:tcBorders>
            <w:noWrap/>
            <w:vAlign w:val="center"/>
          </w:tcPr>
          <w:p w14:paraId="48E1517D"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21,492</w:t>
            </w:r>
          </w:p>
        </w:tc>
      </w:tr>
      <w:tr w:rsidR="006E71B8" w:rsidRPr="00F31C83" w14:paraId="760A30F8"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260FC6AD"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15</w:t>
            </w:r>
          </w:p>
        </w:tc>
        <w:tc>
          <w:tcPr>
            <w:tcW w:w="4252" w:type="dxa"/>
            <w:tcBorders>
              <w:top w:val="single" w:sz="4" w:space="0" w:color="auto"/>
              <w:left w:val="nil"/>
              <w:bottom w:val="single" w:sz="4" w:space="0" w:color="auto"/>
              <w:right w:val="single" w:sz="4" w:space="0" w:color="auto"/>
            </w:tcBorders>
            <w:noWrap/>
            <w:vAlign w:val="center"/>
          </w:tcPr>
          <w:p w14:paraId="4645924B"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19,756</w:t>
            </w:r>
          </w:p>
        </w:tc>
      </w:tr>
      <w:tr w:rsidR="006E71B8" w:rsidRPr="00F31C83" w14:paraId="16933BC3"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00057F40"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16</w:t>
            </w:r>
          </w:p>
        </w:tc>
        <w:tc>
          <w:tcPr>
            <w:tcW w:w="4252" w:type="dxa"/>
            <w:tcBorders>
              <w:top w:val="single" w:sz="4" w:space="0" w:color="auto"/>
              <w:left w:val="nil"/>
              <w:bottom w:val="single" w:sz="4" w:space="0" w:color="auto"/>
              <w:right w:val="single" w:sz="4" w:space="0" w:color="auto"/>
            </w:tcBorders>
            <w:noWrap/>
            <w:vAlign w:val="center"/>
          </w:tcPr>
          <w:p w14:paraId="6DEF761D"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17,979</w:t>
            </w:r>
          </w:p>
        </w:tc>
      </w:tr>
      <w:tr w:rsidR="006E71B8" w:rsidRPr="00F31C83" w14:paraId="3FB9E28A"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2968679B"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17</w:t>
            </w:r>
          </w:p>
        </w:tc>
        <w:tc>
          <w:tcPr>
            <w:tcW w:w="4252" w:type="dxa"/>
            <w:tcBorders>
              <w:top w:val="single" w:sz="4" w:space="0" w:color="auto"/>
              <w:left w:val="nil"/>
              <w:bottom w:val="single" w:sz="4" w:space="0" w:color="auto"/>
              <w:right w:val="single" w:sz="4" w:space="0" w:color="auto"/>
            </w:tcBorders>
            <w:noWrap/>
            <w:vAlign w:val="center"/>
          </w:tcPr>
          <w:p w14:paraId="255B6EE4"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16,159</w:t>
            </w:r>
          </w:p>
        </w:tc>
      </w:tr>
      <w:tr w:rsidR="006E71B8" w:rsidRPr="00F31C83" w14:paraId="5998D7A6"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5934AD6F"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18</w:t>
            </w:r>
          </w:p>
        </w:tc>
        <w:tc>
          <w:tcPr>
            <w:tcW w:w="4252" w:type="dxa"/>
            <w:tcBorders>
              <w:top w:val="single" w:sz="4" w:space="0" w:color="auto"/>
              <w:left w:val="nil"/>
              <w:bottom w:val="single" w:sz="4" w:space="0" w:color="auto"/>
              <w:right w:val="single" w:sz="4" w:space="0" w:color="auto"/>
            </w:tcBorders>
            <w:noWrap/>
            <w:vAlign w:val="center"/>
          </w:tcPr>
          <w:p w14:paraId="54EE6B57"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14,297</w:t>
            </w:r>
          </w:p>
        </w:tc>
      </w:tr>
      <w:tr w:rsidR="006E71B8" w:rsidRPr="00F31C83" w14:paraId="2F64C136"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5795DC7C"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19</w:t>
            </w:r>
          </w:p>
        </w:tc>
        <w:tc>
          <w:tcPr>
            <w:tcW w:w="4252" w:type="dxa"/>
            <w:tcBorders>
              <w:top w:val="single" w:sz="4" w:space="0" w:color="auto"/>
              <w:left w:val="nil"/>
              <w:bottom w:val="single" w:sz="4" w:space="0" w:color="auto"/>
              <w:right w:val="single" w:sz="4" w:space="0" w:color="auto"/>
            </w:tcBorders>
            <w:noWrap/>
            <w:vAlign w:val="center"/>
          </w:tcPr>
          <w:p w14:paraId="2B387171"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12,391</w:t>
            </w:r>
          </w:p>
        </w:tc>
      </w:tr>
      <w:tr w:rsidR="006E71B8" w:rsidRPr="00F31C83" w14:paraId="76E51116"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47550132"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20</w:t>
            </w:r>
          </w:p>
        </w:tc>
        <w:tc>
          <w:tcPr>
            <w:tcW w:w="4252" w:type="dxa"/>
            <w:tcBorders>
              <w:top w:val="single" w:sz="4" w:space="0" w:color="auto"/>
              <w:left w:val="nil"/>
              <w:bottom w:val="single" w:sz="4" w:space="0" w:color="auto"/>
              <w:right w:val="single" w:sz="4" w:space="0" w:color="auto"/>
            </w:tcBorders>
            <w:noWrap/>
            <w:vAlign w:val="center"/>
          </w:tcPr>
          <w:p w14:paraId="231BA712"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10,441</w:t>
            </w:r>
          </w:p>
        </w:tc>
      </w:tr>
      <w:tr w:rsidR="006E71B8" w:rsidRPr="00F31C83" w14:paraId="578CE0C0"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4CCD77FF"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21</w:t>
            </w:r>
          </w:p>
        </w:tc>
        <w:tc>
          <w:tcPr>
            <w:tcW w:w="4252" w:type="dxa"/>
            <w:tcBorders>
              <w:top w:val="single" w:sz="4" w:space="0" w:color="auto"/>
              <w:left w:val="nil"/>
              <w:bottom w:val="single" w:sz="4" w:space="0" w:color="auto"/>
              <w:right w:val="single" w:sz="4" w:space="0" w:color="auto"/>
            </w:tcBorders>
            <w:noWrap/>
            <w:vAlign w:val="center"/>
          </w:tcPr>
          <w:p w14:paraId="018146FC"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8,445</w:t>
            </w:r>
          </w:p>
        </w:tc>
      </w:tr>
      <w:tr w:rsidR="006E71B8" w:rsidRPr="00F31C83" w14:paraId="7086555F"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52971039"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22</w:t>
            </w:r>
          </w:p>
        </w:tc>
        <w:tc>
          <w:tcPr>
            <w:tcW w:w="4252" w:type="dxa"/>
            <w:tcBorders>
              <w:top w:val="single" w:sz="4" w:space="0" w:color="auto"/>
              <w:left w:val="nil"/>
              <w:bottom w:val="single" w:sz="4" w:space="0" w:color="auto"/>
              <w:right w:val="single" w:sz="4" w:space="0" w:color="auto"/>
            </w:tcBorders>
            <w:noWrap/>
            <w:vAlign w:val="center"/>
          </w:tcPr>
          <w:p w14:paraId="08564449"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6,404</w:t>
            </w:r>
          </w:p>
        </w:tc>
      </w:tr>
      <w:tr w:rsidR="006E71B8" w:rsidRPr="00F31C83" w14:paraId="054D146F"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6C8607D5"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23</w:t>
            </w:r>
          </w:p>
        </w:tc>
        <w:tc>
          <w:tcPr>
            <w:tcW w:w="4252" w:type="dxa"/>
            <w:tcBorders>
              <w:top w:val="single" w:sz="4" w:space="0" w:color="auto"/>
              <w:left w:val="nil"/>
              <w:bottom w:val="single" w:sz="4" w:space="0" w:color="auto"/>
              <w:right w:val="single" w:sz="4" w:space="0" w:color="auto"/>
            </w:tcBorders>
            <w:noWrap/>
            <w:vAlign w:val="center"/>
          </w:tcPr>
          <w:p w14:paraId="6CE76CFD"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4,316</w:t>
            </w:r>
          </w:p>
        </w:tc>
      </w:tr>
      <w:tr w:rsidR="006E71B8" w:rsidRPr="00F31C83" w14:paraId="60491C5A"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791596CD"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24</w:t>
            </w:r>
          </w:p>
        </w:tc>
        <w:tc>
          <w:tcPr>
            <w:tcW w:w="4252" w:type="dxa"/>
            <w:tcBorders>
              <w:top w:val="single" w:sz="4" w:space="0" w:color="auto"/>
              <w:left w:val="nil"/>
              <w:bottom w:val="single" w:sz="4" w:space="0" w:color="auto"/>
              <w:right w:val="single" w:sz="4" w:space="0" w:color="auto"/>
            </w:tcBorders>
            <w:noWrap/>
            <w:vAlign w:val="center"/>
          </w:tcPr>
          <w:p w14:paraId="4C472451"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2,182</w:t>
            </w:r>
          </w:p>
        </w:tc>
      </w:tr>
      <w:tr w:rsidR="006E71B8" w:rsidRPr="00F31C83" w14:paraId="20421004" w14:textId="77777777" w:rsidTr="0089480A">
        <w:trPr>
          <w:trHeight w:val="313"/>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6FD19C3B" w14:textId="77777777" w:rsidR="006E71B8" w:rsidRPr="00F31C83" w:rsidRDefault="006E71B8" w:rsidP="00607890">
            <w:pPr>
              <w:spacing w:line="276" w:lineRule="auto"/>
              <w:jc w:val="center"/>
              <w:rPr>
                <w:rFonts w:asciiTheme="minorHAnsi" w:eastAsia="Times New Roman" w:hAnsiTheme="minorHAnsi" w:cs="Calibri"/>
                <w:b/>
                <w:bCs/>
                <w:color w:val="000000"/>
              </w:rPr>
            </w:pPr>
            <w:r w:rsidRPr="00F31C83">
              <w:rPr>
                <w:b/>
                <w:color w:val="000000"/>
              </w:rPr>
              <w:t>25</w:t>
            </w:r>
          </w:p>
        </w:tc>
        <w:tc>
          <w:tcPr>
            <w:tcW w:w="4252" w:type="dxa"/>
            <w:tcBorders>
              <w:top w:val="single" w:sz="4" w:space="0" w:color="auto"/>
              <w:left w:val="nil"/>
              <w:bottom w:val="single" w:sz="4" w:space="0" w:color="auto"/>
              <w:right w:val="single" w:sz="4" w:space="0" w:color="auto"/>
            </w:tcBorders>
            <w:noWrap/>
            <w:vAlign w:val="center"/>
          </w:tcPr>
          <w:p w14:paraId="57638715" w14:textId="77777777" w:rsidR="006E71B8" w:rsidRPr="00F31C83" w:rsidRDefault="006E71B8" w:rsidP="00607890">
            <w:pPr>
              <w:spacing w:line="276" w:lineRule="auto"/>
              <w:jc w:val="center"/>
              <w:rPr>
                <w:rFonts w:asciiTheme="minorHAnsi" w:eastAsia="Times New Roman" w:hAnsiTheme="minorHAnsi" w:cs="Calibri"/>
                <w:b/>
                <w:bCs/>
                <w:color w:val="000000"/>
                <w:highlight w:val="yellow"/>
              </w:rPr>
            </w:pPr>
            <w:r w:rsidRPr="00F31C83">
              <w:rPr>
                <w:b/>
                <w:highlight w:val="yellow"/>
              </w:rPr>
              <w:t>0</w:t>
            </w:r>
          </w:p>
        </w:tc>
      </w:tr>
    </w:tbl>
    <w:p w14:paraId="216D25B3" w14:textId="77777777" w:rsidR="00C65FD1" w:rsidRPr="00F364C8" w:rsidRDefault="00C65FD1" w:rsidP="000321E9">
      <w:pPr>
        <w:spacing w:after="140"/>
        <w:ind w:left="720"/>
        <w:rPr>
          <w:b/>
          <w:bCs/>
        </w:rPr>
      </w:pPr>
    </w:p>
    <w:p w14:paraId="734BF900" w14:textId="77777777" w:rsidR="00C65FD1" w:rsidRPr="00F364C8" w:rsidRDefault="00C65FD1" w:rsidP="000321E9">
      <w:pPr>
        <w:pageBreakBefore/>
        <w:ind w:left="720"/>
        <w:rPr>
          <w:del w:id="32" w:author="Un-named" w:date="2026-06-10T16:47:00Z" w16du:dateUtc="2026-06-10T11:17:00Z"/>
          <w:b/>
          <w:bCs/>
        </w:rPr>
      </w:pPr>
    </w:p>
    <w:tbl>
      <w:tblPr>
        <w:tblW w:w="1008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80"/>
      </w:tblGrid>
      <w:tr w:rsidR="00C65FD1" w:rsidRPr="00F364C8" w14:paraId="3D54DCEB" w14:textId="77777777" w:rsidTr="000321E9">
        <w:tc>
          <w:tcPr>
            <w:tcW w:w="1400" w:type="dxa"/>
            <w:tcBorders>
              <w:top w:val="none" w:sz="0" w:space="0" w:color="FFFFFF"/>
              <w:left w:val="none" w:sz="0" w:space="0" w:color="FFFFFF"/>
              <w:bottom w:val="none" w:sz="0" w:space="0" w:color="FFFFFF"/>
              <w:right w:val="none" w:sz="0" w:space="0" w:color="FFFFFF"/>
            </w:tcBorders>
            <w:shd w:val="clear" w:color="auto" w:fill="E87722"/>
            <w:tcMar>
              <w:top w:w="180" w:type="dxa"/>
              <w:left w:w="100" w:type="dxa"/>
              <w:bottom w:w="180" w:type="dxa"/>
              <w:right w:w="100" w:type="dxa"/>
            </w:tcMar>
            <w:vAlign w:val="center"/>
          </w:tcPr>
          <w:p w14:paraId="449C5EF3" w14:textId="77777777" w:rsidR="00C65FD1" w:rsidRPr="00F364C8" w:rsidRDefault="00EA410B">
            <w:pPr>
              <w:jc w:val="center"/>
              <w:rPr>
                <w:b/>
                <w:bCs/>
              </w:rPr>
            </w:pPr>
            <w:r>
              <w:rPr>
                <w:b/>
                <w:bCs/>
                <w:color w:val="FFFFFF"/>
                <w:sz w:val="32"/>
                <w:szCs w:val="32"/>
              </w:rPr>
              <w:t>4.0</w:t>
            </w:r>
          </w:p>
        </w:tc>
        <w:tc>
          <w:tcPr>
            <w:tcW w:w="8680" w:type="dxa"/>
            <w:tcBorders>
              <w:top w:val="none" w:sz="0" w:space="0" w:color="FFFFFF"/>
              <w:left w:val="none" w:sz="0" w:space="0" w:color="FFFFFF"/>
              <w:bottom w:val="none" w:sz="0" w:space="0" w:color="FFFFFF"/>
              <w:right w:val="none" w:sz="0" w:space="0" w:color="FFFFFF"/>
            </w:tcBorders>
            <w:shd w:val="clear" w:color="auto" w:fill="0B3C66"/>
            <w:tcMar>
              <w:top w:w="180" w:type="dxa"/>
              <w:left w:w="240" w:type="dxa"/>
              <w:bottom w:w="180" w:type="dxa"/>
              <w:right w:w="240" w:type="dxa"/>
            </w:tcMar>
            <w:vAlign w:val="center"/>
          </w:tcPr>
          <w:p w14:paraId="3DF3641F" w14:textId="77777777" w:rsidR="00C65FD1" w:rsidRPr="00F364C8" w:rsidRDefault="00787B51" w:rsidP="00484198">
            <w:pPr>
              <w:pStyle w:val="v4"/>
            </w:pPr>
            <w:bookmarkStart w:id="33" w:name="_Toc236831885"/>
            <w:r w:rsidRPr="00787B51">
              <w:t>Standard Terms &amp; Conditions</w:t>
            </w:r>
            <w:bookmarkEnd w:id="33"/>
          </w:p>
        </w:tc>
      </w:tr>
    </w:tbl>
    <w:p w14:paraId="7BABED2C" w14:textId="77777777" w:rsidR="00804CDD" w:rsidRDefault="00804CDD" w:rsidP="000321E9">
      <w:pPr>
        <w:spacing w:after="80"/>
        <w:ind w:left="720"/>
        <w:rPr>
          <w:b/>
          <w:bCs/>
          <w:noProof/>
        </w:rPr>
      </w:pPr>
      <w:r>
        <w:rPr>
          <w:b/>
          <w:bCs/>
          <w:noProof/>
        </w:rPr>
        <w:drawing>
          <wp:anchor distT="0" distB="0" distL="114300" distR="114300" simplePos="0" relativeHeight="251657213" behindDoc="1" locked="0" layoutInCell="1" allowOverlap="1" wp14:anchorId="173EED52" wp14:editId="78569AE8">
            <wp:simplePos x="0" y="0"/>
            <wp:positionH relativeFrom="margin">
              <wp:align>center</wp:align>
            </wp:positionH>
            <wp:positionV relativeFrom="page">
              <wp:posOffset>1475286</wp:posOffset>
            </wp:positionV>
            <wp:extent cx="7236460" cy="8619490"/>
            <wp:effectExtent l="0" t="0" r="0" b="0"/>
            <wp:wrapNone/>
            <wp:docPr id="704394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94292" name="Picture 704394292"/>
                    <pic:cNvPicPr/>
                  </pic:nvPicPr>
                  <pic:blipFill rotWithShape="1">
                    <a:blip r:embed="rId25" cstate="print">
                      <a:extLst>
                        <a:ext uri="{28A0092B-C50C-407E-A947-70E740481C1C}">
                          <a14:useLocalDpi xmlns:a14="http://schemas.microsoft.com/office/drawing/2010/main" val="0"/>
                        </a:ext>
                      </a:extLst>
                    </a:blip>
                    <a:srcRect l="-695" t="7628" r="-1477" b="7865"/>
                    <a:stretch>
                      <a:fillRect/>
                    </a:stretch>
                  </pic:blipFill>
                  <pic:spPr bwMode="auto">
                    <a:xfrm>
                      <a:off x="0" y="0"/>
                      <a:ext cx="7236460" cy="8619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B6ADF8" w14:textId="77777777" w:rsidR="000A2DE5" w:rsidRDefault="000A2DE5" w:rsidP="000321E9">
      <w:pPr>
        <w:spacing w:after="80"/>
        <w:ind w:left="720"/>
        <w:rPr>
          <w:b/>
          <w:bCs/>
          <w:noProof/>
        </w:rPr>
      </w:pPr>
    </w:p>
    <w:p w14:paraId="343CB5AC" w14:textId="77777777" w:rsidR="00C65FD1" w:rsidRPr="00F364C8" w:rsidRDefault="00C65FD1" w:rsidP="000321E9">
      <w:pPr>
        <w:spacing w:after="80"/>
        <w:ind w:left="720"/>
        <w:rPr>
          <w:b/>
          <w:bCs/>
        </w:rPr>
      </w:pPr>
    </w:p>
    <w:p w14:paraId="18125244" w14:textId="77777777" w:rsidR="00E526CE" w:rsidRDefault="00E526CE" w:rsidP="002F49FC">
      <w:pPr>
        <w:ind w:left="720"/>
        <w:rPr>
          <w:b/>
          <w:bCs/>
        </w:rPr>
      </w:pPr>
    </w:p>
    <w:p w14:paraId="11EAB8D2" w14:textId="77777777" w:rsidR="00E526CE" w:rsidRDefault="00E526CE">
      <w:pPr>
        <w:rPr>
          <w:b/>
          <w:bCs/>
        </w:rPr>
      </w:pPr>
      <w:r>
        <w:rPr>
          <w:b/>
          <w:bCs/>
        </w:rPr>
        <w:br w:type="page"/>
      </w:r>
    </w:p>
    <w:tbl>
      <w:tblPr>
        <w:tblpPr w:leftFromText="180" w:rightFromText="180" w:vertAnchor="text" w:horzAnchor="margin" w:tblpXSpec="center" w:tblpY="130"/>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80"/>
      </w:tblGrid>
      <w:tr w:rsidR="00804CDD" w:rsidRPr="00F364C8" w14:paraId="14150F5F" w14:textId="77777777" w:rsidTr="00804CDD">
        <w:tc>
          <w:tcPr>
            <w:tcW w:w="1400" w:type="dxa"/>
            <w:tcBorders>
              <w:top w:val="none" w:sz="0" w:space="0" w:color="FFFFFF"/>
              <w:left w:val="none" w:sz="0" w:space="0" w:color="FFFFFF"/>
              <w:bottom w:val="none" w:sz="0" w:space="0" w:color="FFFFFF"/>
              <w:right w:val="none" w:sz="0" w:space="0" w:color="FFFFFF"/>
            </w:tcBorders>
            <w:shd w:val="clear" w:color="auto" w:fill="E87722"/>
            <w:tcMar>
              <w:top w:w="180" w:type="dxa"/>
              <w:left w:w="100" w:type="dxa"/>
              <w:bottom w:w="180" w:type="dxa"/>
              <w:right w:w="100" w:type="dxa"/>
            </w:tcMar>
            <w:vAlign w:val="center"/>
          </w:tcPr>
          <w:p w14:paraId="74C11A04" w14:textId="679E8458" w:rsidR="00804CDD" w:rsidRPr="00F364C8" w:rsidRDefault="00EA410B" w:rsidP="00804CDD">
            <w:pPr>
              <w:jc w:val="center"/>
              <w:rPr>
                <w:b/>
                <w:bCs/>
              </w:rPr>
            </w:pPr>
            <w:r>
              <w:rPr>
                <w:b/>
                <w:bCs/>
                <w:color w:val="FFFFFF"/>
                <w:sz w:val="32"/>
                <w:szCs w:val="32"/>
              </w:rPr>
              <w:lastRenderedPageBreak/>
              <w:t>5.0</w:t>
            </w:r>
          </w:p>
        </w:tc>
        <w:tc>
          <w:tcPr>
            <w:tcW w:w="8680" w:type="dxa"/>
            <w:tcBorders>
              <w:top w:val="none" w:sz="0" w:space="0" w:color="FFFFFF"/>
              <w:left w:val="none" w:sz="0" w:space="0" w:color="FFFFFF"/>
              <w:bottom w:val="none" w:sz="0" w:space="0" w:color="FFFFFF"/>
              <w:right w:val="none" w:sz="0" w:space="0" w:color="FFFFFF"/>
            </w:tcBorders>
            <w:shd w:val="clear" w:color="auto" w:fill="2E8B57"/>
            <w:tcMar>
              <w:top w:w="180" w:type="dxa"/>
              <w:left w:w="240" w:type="dxa"/>
              <w:bottom w:w="180" w:type="dxa"/>
              <w:right w:w="240" w:type="dxa"/>
            </w:tcMar>
            <w:vAlign w:val="center"/>
          </w:tcPr>
          <w:p w14:paraId="2F100177" w14:textId="0A08EE29" w:rsidR="00804CDD" w:rsidRPr="00F364C8" w:rsidRDefault="00804CDD" w:rsidP="00484198">
            <w:pPr>
              <w:pStyle w:val="v4"/>
            </w:pPr>
            <w:bookmarkStart w:id="34" w:name="_Toc236831886"/>
            <w:r w:rsidRPr="00F364C8">
              <w:t>Environmental Impact</w:t>
            </w:r>
            <w:bookmarkEnd w:id="34"/>
          </w:p>
        </w:tc>
      </w:tr>
    </w:tbl>
    <w:p w14:paraId="06FB5A86" w14:textId="7AE61D0C" w:rsidR="00C65FD1" w:rsidRPr="00F364C8" w:rsidRDefault="00252184" w:rsidP="000A2DE5">
      <w:pPr>
        <w:rPr>
          <w:b/>
          <w:bCs/>
        </w:rPr>
      </w:pPr>
      <w:r>
        <w:rPr>
          <w:noProof/>
        </w:rPr>
        <w:drawing>
          <wp:anchor distT="0" distB="0" distL="114300" distR="114300" simplePos="0" relativeHeight="251652088" behindDoc="1" locked="0" layoutInCell="1" allowOverlap="1" wp14:anchorId="56EC02DA" wp14:editId="26DD6D2D">
            <wp:simplePos x="0" y="0"/>
            <wp:positionH relativeFrom="margin">
              <wp:posOffset>144342</wp:posOffset>
            </wp:positionH>
            <wp:positionV relativeFrom="paragraph">
              <wp:posOffset>121920</wp:posOffset>
            </wp:positionV>
            <wp:extent cx="7233285" cy="9358630"/>
            <wp:effectExtent l="0" t="0" r="5715" b="0"/>
            <wp:wrapNone/>
            <wp:docPr id="17980323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33285" cy="9358630"/>
                    </a:xfrm>
                    <a:prstGeom prst="rect">
                      <a:avLst/>
                    </a:prstGeom>
                    <a:noFill/>
                    <a:ln>
                      <a:noFill/>
                    </a:ln>
                  </pic:spPr>
                </pic:pic>
              </a:graphicData>
            </a:graphic>
          </wp:anchor>
        </w:drawing>
      </w:r>
    </w:p>
    <w:p w14:paraId="73CC8431" w14:textId="2A4D5222" w:rsidR="00E526CE" w:rsidRPr="00E526CE" w:rsidRDefault="00E526CE" w:rsidP="00E526CE"/>
    <w:p w14:paraId="295256D7" w14:textId="7D6A87BB" w:rsidR="00AA2A5B" w:rsidRDefault="00AA2A5B" w:rsidP="00AA2A5B">
      <w:pPr>
        <w:widowControl w:val="0"/>
        <w:autoSpaceDE w:val="0"/>
        <w:autoSpaceDN w:val="0"/>
        <w:ind w:left="625" w:right="416"/>
        <w:jc w:val="center"/>
        <w:rPr>
          <w:b/>
          <w:color w:val="46803C"/>
          <w:spacing w:val="22"/>
          <w:sz w:val="16"/>
          <w:szCs w:val="22"/>
          <w:lang w:val="en-US" w:eastAsia="en-US"/>
        </w:rPr>
      </w:pPr>
    </w:p>
    <w:p w14:paraId="0FDDCCBA" w14:textId="468601F2" w:rsidR="00AA2A5B" w:rsidRDefault="00AA2A5B" w:rsidP="00AA2A5B">
      <w:pPr>
        <w:widowControl w:val="0"/>
        <w:autoSpaceDE w:val="0"/>
        <w:autoSpaceDN w:val="0"/>
        <w:ind w:left="625" w:right="416"/>
        <w:jc w:val="center"/>
        <w:rPr>
          <w:b/>
          <w:color w:val="46803C"/>
          <w:spacing w:val="22"/>
          <w:sz w:val="16"/>
          <w:szCs w:val="22"/>
          <w:lang w:val="en-US" w:eastAsia="en-US"/>
        </w:rPr>
      </w:pPr>
    </w:p>
    <w:p w14:paraId="69D1D4D6"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53E15309"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00988061" w14:textId="088D1B48" w:rsidR="003E3AA7" w:rsidRPr="003E3AA7" w:rsidRDefault="003E3AA7" w:rsidP="003E3AA7">
      <w:pPr>
        <w:widowControl w:val="0"/>
        <w:autoSpaceDE w:val="0"/>
        <w:autoSpaceDN w:val="0"/>
        <w:ind w:left="625" w:right="416"/>
        <w:jc w:val="center"/>
        <w:rPr>
          <w:b/>
          <w:color w:val="46803C"/>
          <w:spacing w:val="22"/>
          <w:sz w:val="16"/>
          <w:szCs w:val="22"/>
          <w:lang w:eastAsia="en-US"/>
        </w:rPr>
      </w:pPr>
    </w:p>
    <w:p w14:paraId="318ECCB8"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019B7EA2"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028A0D2E"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76CDCF76"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2DE3FEEA"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70F45361"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045501A2"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5B41AD25"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638C70A0"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5AE06970" w14:textId="77777777" w:rsidR="00AA2A5B" w:rsidRDefault="00AA2A5B" w:rsidP="00AA2A5B">
      <w:pPr>
        <w:widowControl w:val="0"/>
        <w:autoSpaceDE w:val="0"/>
        <w:autoSpaceDN w:val="0"/>
        <w:ind w:left="625" w:right="416"/>
        <w:jc w:val="center"/>
        <w:rPr>
          <w:b/>
          <w:color w:val="46803C"/>
          <w:spacing w:val="22"/>
          <w:sz w:val="16"/>
          <w:szCs w:val="22"/>
          <w:lang w:val="en-US" w:eastAsia="en-US"/>
        </w:rPr>
      </w:pPr>
    </w:p>
    <w:p w14:paraId="1B6564DB" w14:textId="77777777" w:rsidR="00AA2A5B" w:rsidRPr="00AA2A5B" w:rsidRDefault="00AA2A5B" w:rsidP="00AA2A5B">
      <w:pPr>
        <w:widowControl w:val="0"/>
        <w:autoSpaceDE w:val="0"/>
        <w:autoSpaceDN w:val="0"/>
        <w:rPr>
          <w:szCs w:val="14"/>
          <w:lang w:val="en-US" w:eastAsia="en-US"/>
        </w:rPr>
      </w:pPr>
    </w:p>
    <w:p w14:paraId="07F850E1" w14:textId="79CC2D50" w:rsidR="00E526CE" w:rsidRPr="005A6E96" w:rsidRDefault="00252184" w:rsidP="005A6E96">
      <w:r>
        <w:rPr>
          <w:noProof/>
        </w:rPr>
        <mc:AlternateContent>
          <mc:Choice Requires="wps">
            <w:drawing>
              <wp:anchor distT="45720" distB="45720" distL="114300" distR="114300" simplePos="0" relativeHeight="251724800" behindDoc="0" locked="0" layoutInCell="1" allowOverlap="1" wp14:anchorId="536B93AD" wp14:editId="4CECE68E">
                <wp:simplePos x="0" y="0"/>
                <wp:positionH relativeFrom="column">
                  <wp:posOffset>1604645</wp:posOffset>
                </wp:positionH>
                <wp:positionV relativeFrom="paragraph">
                  <wp:posOffset>4742180</wp:posOffset>
                </wp:positionV>
                <wp:extent cx="1210310" cy="313055"/>
                <wp:effectExtent l="0" t="0" r="0" b="0"/>
                <wp:wrapSquare wrapText="bothSides"/>
                <wp:docPr id="198965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13055"/>
                        </a:xfrm>
                        <a:prstGeom prst="rect">
                          <a:avLst/>
                        </a:prstGeom>
                        <a:noFill/>
                        <a:ln w="9525">
                          <a:noFill/>
                          <a:miter lim="800000"/>
                          <a:headEnd/>
                          <a:tailEnd/>
                        </a:ln>
                      </wps:spPr>
                      <wps:txbx>
                        <w:txbxContent>
                          <w:p w14:paraId="27E8C28C" w14:textId="77777777" w:rsidR="005473D3" w:rsidRPr="005473D3" w:rsidRDefault="005473D3" w:rsidP="005473D3">
                            <w:pPr>
                              <w:jc w:val="center"/>
                              <w:rPr>
                                <w:b/>
                                <w:bCs/>
                                <w:sz w:val="28"/>
                                <w:szCs w:val="28"/>
                                <w:lang w:val="en-US"/>
                              </w:rPr>
                            </w:pPr>
                            <w:r w:rsidRPr="00251D36">
                              <w:rPr>
                                <w:b/>
                                <w:bCs/>
                                <w:sz w:val="28"/>
                                <w:szCs w:val="28"/>
                                <w:highlight w:val="yellow"/>
                                <w:lang w:val="en-US"/>
                              </w:rPr>
                              <w:t>37,77,750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36B93AD" id="_x0000_t202" coordsize="21600,21600" o:spt="202" path="m,l,21600r21600,l21600,xe">
                <v:stroke joinstyle="miter"/>
                <v:path gradientshapeok="t" o:connecttype="rect"/>
              </v:shapetype>
              <v:shape id="_x0000_s1038" type="#_x0000_t202" style="position:absolute;margin-left:126.35pt;margin-top:373.4pt;width:95.3pt;height:24.6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" filled="f" stroked="f">
                <v:textbox>
                  <w:txbxContent>
                    <w:p w14:paraId="27E8C28C" w14:textId="77777777" w:rsidR="005473D3" w:rsidRPr="005473D3" w:rsidRDefault="005473D3" w:rsidP="005473D3">
                      <w:pPr>
                        <w:jc w:val="center"/>
                        <w:rPr>
                          <w:b/>
                          <w:bCs/>
                          <w:sz w:val="28"/>
                          <w:szCs w:val="28"/>
                          <w:lang w:val="en-US"/>
                        </w:rPr>
                      </w:pPr>
                      <w:r w:rsidRPr="00251D36">
                        <w:rPr>
                          <w:b/>
                          <w:bCs/>
                          <w:sz w:val="28"/>
                          <w:szCs w:val="28"/>
                          <w:highlight w:val="yellow"/>
                          <w:lang w:val="en-US"/>
                        </w:rPr>
                        <w:t>37,77,750</w:t>
                      </w:r>
                    </w:p>
                  </w:txbxContent>
                </v:textbox>
                <w10:wrap type="square"/>
              </v:shape>
            </w:pict>
          </mc:Fallback>
        </mc:AlternateContent>
      </w:r>
      <w:r>
        <w:rPr>
          <w:noProof/>
        </w:rPr>
        <mc:AlternateContent>
          <mc:Choice Requires="wps">
            <w:drawing>
              <wp:anchor distT="45720" distB="45720" distL="114300" distR="114300" simplePos="0" relativeHeight="251722752" behindDoc="0" locked="0" layoutInCell="1" allowOverlap="1" wp14:anchorId="2161B020" wp14:editId="1B6D51D4">
                <wp:simplePos x="0" y="0"/>
                <wp:positionH relativeFrom="column">
                  <wp:posOffset>4631055</wp:posOffset>
                </wp:positionH>
                <wp:positionV relativeFrom="paragraph">
                  <wp:posOffset>4742180</wp:posOffset>
                </wp:positionV>
                <wp:extent cx="1210310" cy="313055"/>
                <wp:effectExtent l="0" t="0" r="0" b="0"/>
                <wp:wrapSquare wrapText="bothSides"/>
                <wp:docPr id="1938848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13055"/>
                        </a:xfrm>
                        <a:prstGeom prst="rect">
                          <a:avLst/>
                        </a:prstGeom>
                        <a:noFill/>
                        <a:ln w="9525">
                          <a:noFill/>
                          <a:miter lim="800000"/>
                          <a:headEnd/>
                          <a:tailEnd/>
                        </a:ln>
                      </wps:spPr>
                      <wps:txbx>
                        <w:txbxContent>
                          <w:p w14:paraId="646B9726" w14:textId="77777777" w:rsidR="005473D3" w:rsidRPr="005473D3" w:rsidRDefault="005473D3" w:rsidP="005473D3">
                            <w:pPr>
                              <w:jc w:val="center"/>
                              <w:rPr>
                                <w:b/>
                                <w:bCs/>
                                <w:sz w:val="28"/>
                                <w:szCs w:val="28"/>
                              </w:rPr>
                            </w:pPr>
                            <w:r w:rsidRPr="00251D36">
                              <w:rPr>
                                <w:b/>
                                <w:bCs/>
                                <w:sz w:val="28"/>
                                <w:szCs w:val="28"/>
                                <w:highlight w:val="yellow"/>
                              </w:rPr>
                              <w:t>1,593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161B020" id="_x0000_s1039" type="#_x0000_t202" style="position:absolute;margin-left:364.65pt;margin-top:373.4pt;width:95.3pt;height:24.6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" filled="f" stroked="f">
                <v:textbox>
                  <w:txbxContent>
                    <w:p w14:paraId="646B9726" w14:textId="77777777" w:rsidR="005473D3" w:rsidRPr="005473D3" w:rsidRDefault="005473D3" w:rsidP="005473D3">
                      <w:pPr>
                        <w:jc w:val="center"/>
                        <w:rPr>
                          <w:b/>
                          <w:bCs/>
                          <w:sz w:val="28"/>
                          <w:szCs w:val="28"/>
                        </w:rPr>
                      </w:pPr>
                      <w:r w:rsidRPr="00251D36">
                        <w:rPr>
                          <w:b/>
                          <w:bCs/>
                          <w:sz w:val="28"/>
                          <w:szCs w:val="28"/>
                          <w:highlight w:val="yellow"/>
                        </w:rPr>
                        <w:t>1,593</w:t>
                      </w:r>
                    </w:p>
                  </w:txbxContent>
                </v:textbox>
                <w10:wrap type="square"/>
              </v:shape>
            </w:pict>
          </mc:Fallback>
        </mc:AlternateContent>
      </w:r>
      <w:r>
        <w:rPr>
          <w:noProof/>
        </w:rPr>
        <mc:AlternateContent>
          <mc:Choice Requires="wps">
            <w:drawing>
              <wp:anchor distT="45720" distB="45720" distL="114300" distR="114300" simplePos="0" relativeHeight="251726848" behindDoc="0" locked="0" layoutInCell="1" allowOverlap="1" wp14:anchorId="760E8BCA" wp14:editId="00E1CA07">
                <wp:simplePos x="0" y="0"/>
                <wp:positionH relativeFrom="column">
                  <wp:posOffset>4688709</wp:posOffset>
                </wp:positionH>
                <wp:positionV relativeFrom="paragraph">
                  <wp:posOffset>2269271</wp:posOffset>
                </wp:positionV>
                <wp:extent cx="1210310" cy="313055"/>
                <wp:effectExtent l="0" t="0" r="0" b="0"/>
                <wp:wrapSquare wrapText="bothSides"/>
                <wp:docPr id="1083551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13055"/>
                        </a:xfrm>
                        <a:prstGeom prst="rect">
                          <a:avLst/>
                        </a:prstGeom>
                        <a:noFill/>
                        <a:ln w="9525">
                          <a:noFill/>
                          <a:miter lim="800000"/>
                          <a:headEnd/>
                          <a:tailEnd/>
                        </a:ln>
                      </wps:spPr>
                      <wps:txbx>
                        <w:txbxContent>
                          <w:p w14:paraId="63390346" w14:textId="77777777" w:rsidR="005473D3" w:rsidRPr="005473D3" w:rsidRDefault="005473D3" w:rsidP="005473D3">
                            <w:pPr>
                              <w:jc w:val="center"/>
                              <w:rPr>
                                <w:b/>
                                <w:bCs/>
                                <w:sz w:val="28"/>
                                <w:szCs w:val="28"/>
                                <w:lang w:val="en-US"/>
                              </w:rPr>
                            </w:pPr>
                            <w:r w:rsidRPr="00251D36">
                              <w:rPr>
                                <w:b/>
                                <w:bCs/>
                                <w:sz w:val="28"/>
                                <w:szCs w:val="28"/>
                                <w:highlight w:val="yellow"/>
                                <w:lang w:val="en-US"/>
                              </w:rPr>
                              <w:t>73,176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60E8BCA" id="_x0000_s1040" type="#_x0000_t202" style="position:absolute;margin-left:369.2pt;margin-top:178.7pt;width:95.3pt;height:24.6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" filled="f" stroked="f">
                <v:textbox>
                  <w:txbxContent>
                    <w:p w14:paraId="63390346" w14:textId="77777777" w:rsidR="005473D3" w:rsidRPr="005473D3" w:rsidRDefault="005473D3" w:rsidP="005473D3">
                      <w:pPr>
                        <w:jc w:val="center"/>
                        <w:rPr>
                          <w:b/>
                          <w:bCs/>
                          <w:sz w:val="28"/>
                          <w:szCs w:val="28"/>
                          <w:lang w:val="en-US"/>
                        </w:rPr>
                      </w:pPr>
                      <w:r w:rsidRPr="00251D36">
                        <w:rPr>
                          <w:b/>
                          <w:bCs/>
                          <w:sz w:val="28"/>
                          <w:szCs w:val="28"/>
                          <w:highlight w:val="yellow"/>
                          <w:lang w:val="en-US"/>
                        </w:rPr>
                        <w:t>73,176</w:t>
                      </w:r>
                    </w:p>
                  </w:txbxContent>
                </v:textbox>
                <w10:wrap type="square"/>
              </v:shape>
            </w:pict>
          </mc:Fallback>
        </mc:AlternateContent>
      </w:r>
      <w:r>
        <w:rPr>
          <w:noProof/>
        </w:rPr>
        <mc:AlternateContent>
          <mc:Choice Requires="wps">
            <w:drawing>
              <wp:anchor distT="45720" distB="45720" distL="114300" distR="114300" simplePos="0" relativeHeight="251720704" behindDoc="0" locked="0" layoutInCell="1" allowOverlap="1" wp14:anchorId="187B3F9A" wp14:editId="27CC4A1F">
                <wp:simplePos x="0" y="0"/>
                <wp:positionH relativeFrom="column">
                  <wp:posOffset>1600704</wp:posOffset>
                </wp:positionH>
                <wp:positionV relativeFrom="paragraph">
                  <wp:posOffset>2233930</wp:posOffset>
                </wp:positionV>
                <wp:extent cx="1210310" cy="313055"/>
                <wp:effectExtent l="0" t="0" r="0" b="0"/>
                <wp:wrapSquare wrapText="bothSides"/>
                <wp:docPr id="2036980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13055"/>
                        </a:xfrm>
                        <a:prstGeom prst="rect">
                          <a:avLst/>
                        </a:prstGeom>
                        <a:noFill/>
                        <a:ln w="9525">
                          <a:noFill/>
                          <a:miter lim="800000"/>
                          <a:headEnd/>
                          <a:tailEnd/>
                        </a:ln>
                      </wps:spPr>
                      <wps:txbx>
                        <w:txbxContent>
                          <w:p w14:paraId="250AB07D" w14:textId="77777777" w:rsidR="005473D3" w:rsidRPr="005473D3" w:rsidRDefault="005473D3" w:rsidP="005473D3">
                            <w:pPr>
                              <w:jc w:val="center"/>
                              <w:rPr>
                                <w:b/>
                                <w:bCs/>
                                <w:sz w:val="28"/>
                                <w:szCs w:val="28"/>
                              </w:rPr>
                            </w:pPr>
                            <w:r w:rsidRPr="00251D36">
                              <w:rPr>
                                <w:b/>
                                <w:bCs/>
                                <w:sz w:val="28"/>
                                <w:szCs w:val="28"/>
                                <w:highlight w:val="yellow"/>
                              </w:rPr>
                              <w:t>772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87B3F9A" id="_x0000_s1041" type="#_x0000_t202" style="position:absolute;margin-left:126.05pt;margin-top:175.9pt;width:95.3pt;height:24.6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" filled="f" stroked="f">
                <v:textbox>
                  <w:txbxContent>
                    <w:p w14:paraId="250AB07D" w14:textId="77777777" w:rsidR="005473D3" w:rsidRPr="005473D3" w:rsidRDefault="005473D3" w:rsidP="005473D3">
                      <w:pPr>
                        <w:jc w:val="center"/>
                        <w:rPr>
                          <w:b/>
                          <w:bCs/>
                          <w:sz w:val="28"/>
                          <w:szCs w:val="28"/>
                        </w:rPr>
                      </w:pPr>
                      <w:r w:rsidRPr="00251D36">
                        <w:rPr>
                          <w:b/>
                          <w:bCs/>
                          <w:sz w:val="28"/>
                          <w:szCs w:val="28"/>
                          <w:highlight w:val="yellow"/>
                        </w:rPr>
                        <w:t>772</w:t>
                      </w:r>
                    </w:p>
                  </w:txbxContent>
                </v:textbox>
                <w10:wrap type="square"/>
              </v:shape>
            </w:pict>
          </mc:Fallback>
        </mc:AlternateContent>
      </w:r>
    </w:p>
    <w:p w14:paraId="5C436BA1" w14:textId="77777777" w:rsidR="00E526CE" w:rsidRPr="005A6E96" w:rsidRDefault="00E526CE" w:rsidP="005A6E96">
      <w:pPr>
        <w:sectPr w:rsidR="00E526CE" w:rsidRPr="005A6E96" w:rsidSect="0019035B">
          <w:headerReference w:type="default" r:id="rId27"/>
          <w:footerReference w:type="default" r:id="rId28"/>
          <w:pgSz w:w="11906" w:h="16838" w:code="9"/>
          <w:pgMar w:top="1000" w:right="0" w:bottom="1100" w:left="0" w:header="567" w:footer="205" w:gutter="0"/>
          <w:cols w:space="720"/>
          <w:docGrid w:linePitch="360"/>
        </w:sectPr>
      </w:pPr>
    </w:p>
    <w:p w14:paraId="2184D98E" w14:textId="77777777" w:rsidR="00CF64EA" w:rsidRPr="00CF64EA" w:rsidRDefault="00CF64EA" w:rsidP="00CF64EA">
      <w:pPr>
        <w:tabs>
          <w:tab w:val="left" w:pos="1788"/>
        </w:tabs>
        <w:rPr>
          <w:b/>
          <w:bCs/>
        </w:rPr>
      </w:pPr>
      <w:r>
        <w:rPr>
          <w:b/>
          <w:bCs/>
          <w:noProof/>
        </w:rPr>
        <w:lastRenderedPageBreak/>
        <w:drawing>
          <wp:anchor distT="0" distB="0" distL="114300" distR="114300" simplePos="0" relativeHeight="251745280" behindDoc="0" locked="0" layoutInCell="1" allowOverlap="1" wp14:anchorId="4B7550B5" wp14:editId="46CBA361">
            <wp:simplePos x="0" y="0"/>
            <wp:positionH relativeFrom="page">
              <wp:align>right</wp:align>
            </wp:positionH>
            <wp:positionV relativeFrom="paragraph">
              <wp:posOffset>-684530</wp:posOffset>
            </wp:positionV>
            <wp:extent cx="7148694" cy="10740897"/>
            <wp:effectExtent l="0" t="0" r="0" b="3810"/>
            <wp:wrapNone/>
            <wp:docPr id="4630493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49328" name="Picture 463049328"/>
                    <pic:cNvPicPr/>
                  </pic:nvPicPr>
                  <pic:blipFill>
                    <a:blip r:embed="rId29">
                      <a:extLst>
                        <a:ext uri="{28A0092B-C50C-407E-A947-70E740481C1C}">
                          <a14:useLocalDpi xmlns:a14="http://schemas.microsoft.com/office/drawing/2010/main" val="0"/>
                        </a:ext>
                      </a:extLst>
                    </a:blip>
                    <a:stretch>
                      <a:fillRect/>
                    </a:stretch>
                  </pic:blipFill>
                  <pic:spPr>
                    <a:xfrm>
                      <a:off x="0" y="0"/>
                      <a:ext cx="7148694" cy="10740897"/>
                    </a:xfrm>
                    <a:prstGeom prst="rect">
                      <a:avLst/>
                    </a:prstGeom>
                  </pic:spPr>
                </pic:pic>
              </a:graphicData>
            </a:graphic>
            <wp14:sizeRelH relativeFrom="margin">
              <wp14:pctWidth>0</wp14:pctWidth>
            </wp14:sizeRelH>
            <wp14:sizeRelV relativeFrom="margin">
              <wp14:pctHeight>0</wp14:pctHeight>
            </wp14:sizeRelV>
          </wp:anchor>
        </w:drawing>
      </w:r>
    </w:p>
    <w:p w14:paraId="009ADCCE" w14:textId="77777777" w:rsidR="00C65FD1" w:rsidRDefault="00C65FD1" w:rsidP="000321E9">
      <w:pPr>
        <w:ind w:left="720"/>
        <w:jc w:val="center"/>
        <w:rPr>
          <w:b/>
          <w:bCs/>
        </w:rPr>
      </w:pPr>
    </w:p>
    <w:p w14:paraId="50157180" w14:textId="77777777" w:rsidR="004F1731" w:rsidRDefault="004F1731" w:rsidP="000321E9">
      <w:pPr>
        <w:ind w:left="720"/>
        <w:jc w:val="center"/>
        <w:rPr>
          <w:b/>
          <w:bCs/>
        </w:rPr>
      </w:pPr>
    </w:p>
    <w:p w14:paraId="0C745C91" w14:textId="77777777" w:rsidR="006A6F04" w:rsidRDefault="006A6F04">
      <w:pPr>
        <w:rPr>
          <w:b/>
          <w:bCs/>
        </w:rPr>
        <w:sectPr w:rsidR="006A6F04" w:rsidSect="006A6F04">
          <w:headerReference w:type="default" r:id="rId30"/>
          <w:footerReference w:type="default" r:id="rId31"/>
          <w:pgSz w:w="11906" w:h="16838" w:code="9"/>
          <w:pgMar w:top="1000" w:right="0" w:bottom="1100" w:left="0" w:header="567" w:footer="200" w:gutter="0"/>
          <w:cols w:space="720"/>
          <w:docGrid w:linePitch="360"/>
        </w:sectPr>
      </w:pPr>
    </w:p>
    <w:p w14:paraId="399D19D9" w14:textId="5DDAA30F" w:rsidR="00F7574A" w:rsidRPr="00F7574A" w:rsidRDefault="00F7574A" w:rsidP="00A76399">
      <w:pPr>
        <w:pStyle w:val="Strong1"/>
      </w:pPr>
      <w:bookmarkStart w:id="35" w:name="_Toc236831887"/>
      <w:r w:rsidRPr="00F7574A">
        <w:lastRenderedPageBreak/>
        <w:t>Illustrative list of our projects</w:t>
      </w:r>
      <w:bookmarkEnd w:id="35"/>
    </w:p>
    <w:p w14:paraId="5AF56CB4" w14:textId="77777777" w:rsidR="00F7574A" w:rsidRDefault="00F7574A" w:rsidP="00F7574A">
      <w:pPr>
        <w:pStyle w:val="ListParagraph"/>
        <w:spacing w:line="276" w:lineRule="auto"/>
        <w:ind w:left="720"/>
      </w:pPr>
      <w:r w:rsidRPr="00F7574A">
        <w:t>Delivering reliable renewable energy solutions across diverse industries.</w:t>
      </w:r>
    </w:p>
    <w:p w14:paraId="14580B30" w14:textId="77777777" w:rsidR="00F7574A" w:rsidRDefault="00F7574A" w:rsidP="00F7574A">
      <w:pPr>
        <w:rPr>
          <w:b/>
          <w:bCs/>
        </w:rPr>
      </w:pPr>
    </w:p>
    <w:tbl>
      <w:tblPr>
        <w:tblW w:w="1007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1"/>
        <w:gridCol w:w="2340"/>
        <w:gridCol w:w="2369"/>
        <w:gridCol w:w="1938"/>
      </w:tblGrid>
      <w:tr w:rsidR="00D33864" w14:paraId="6D9945AD" w14:textId="77777777" w:rsidTr="00EF7C52">
        <w:trPr>
          <w:trHeight w:val="220"/>
          <w:tblHeader/>
        </w:trPr>
        <w:tc>
          <w:tcPr>
            <w:tcW w:w="3431" w:type="dxa"/>
            <w:tcBorders>
              <w:top w:val="single" w:sz="4" w:space="0" w:color="C9D6E0"/>
              <w:left w:val="single" w:sz="4" w:space="0" w:color="C9D6E0"/>
              <w:bottom w:val="single" w:sz="4" w:space="0" w:color="C9D6E0"/>
              <w:right w:val="single" w:sz="4" w:space="0" w:color="C9D6E0"/>
            </w:tcBorders>
            <w:shd w:val="clear" w:color="auto" w:fill="1F6FB2"/>
            <w:tcMar>
              <w:top w:w="90" w:type="dxa"/>
              <w:left w:w="140" w:type="dxa"/>
              <w:bottom w:w="90" w:type="dxa"/>
              <w:right w:w="140" w:type="dxa"/>
            </w:tcMar>
            <w:vAlign w:val="center"/>
          </w:tcPr>
          <w:p w14:paraId="10B1E318" w14:textId="77777777" w:rsidR="00D33864" w:rsidRDefault="00D33864" w:rsidP="00EF7C52">
            <w:r>
              <w:rPr>
                <w:b/>
                <w:bCs/>
                <w:color w:val="FFFFFF"/>
                <w:sz w:val="19"/>
                <w:szCs w:val="19"/>
              </w:rPr>
              <w:t>Company</w:t>
            </w:r>
          </w:p>
        </w:tc>
        <w:tc>
          <w:tcPr>
            <w:tcW w:w="2340" w:type="dxa"/>
            <w:tcBorders>
              <w:top w:val="single" w:sz="4" w:space="0" w:color="C9D6E0"/>
              <w:left w:val="single" w:sz="4" w:space="0" w:color="C9D6E0"/>
              <w:bottom w:val="single" w:sz="4" w:space="0" w:color="C9D6E0"/>
              <w:right w:val="single" w:sz="4" w:space="0" w:color="C9D6E0"/>
            </w:tcBorders>
            <w:shd w:val="clear" w:color="auto" w:fill="1F6FB2"/>
            <w:tcMar>
              <w:top w:w="90" w:type="dxa"/>
              <w:left w:w="140" w:type="dxa"/>
              <w:bottom w:w="90" w:type="dxa"/>
              <w:right w:w="140" w:type="dxa"/>
            </w:tcMar>
            <w:vAlign w:val="center"/>
          </w:tcPr>
          <w:p w14:paraId="1361BB1B" w14:textId="77777777" w:rsidR="00D33864" w:rsidRDefault="00D33864" w:rsidP="00EF7C52">
            <w:r>
              <w:rPr>
                <w:b/>
                <w:bCs/>
                <w:color w:val="FFFFFF"/>
                <w:sz w:val="19"/>
                <w:szCs w:val="19"/>
              </w:rPr>
              <w:t>Industry</w:t>
            </w:r>
          </w:p>
        </w:tc>
        <w:tc>
          <w:tcPr>
            <w:tcW w:w="2369" w:type="dxa"/>
            <w:tcBorders>
              <w:top w:val="single" w:sz="4" w:space="0" w:color="C9D6E0"/>
              <w:left w:val="single" w:sz="4" w:space="0" w:color="C9D6E0"/>
              <w:bottom w:val="single" w:sz="4" w:space="0" w:color="C9D6E0"/>
              <w:right w:val="single" w:sz="4" w:space="0" w:color="C9D6E0"/>
            </w:tcBorders>
            <w:shd w:val="clear" w:color="auto" w:fill="1F6FB2"/>
            <w:tcMar>
              <w:top w:w="90" w:type="dxa"/>
              <w:left w:w="140" w:type="dxa"/>
              <w:bottom w:w="90" w:type="dxa"/>
              <w:right w:w="140" w:type="dxa"/>
            </w:tcMar>
            <w:vAlign w:val="center"/>
          </w:tcPr>
          <w:p w14:paraId="2753B4CE" w14:textId="77777777" w:rsidR="00D33864" w:rsidRDefault="00D33864" w:rsidP="00EF7C52">
            <w:r>
              <w:rPr>
                <w:b/>
                <w:bCs/>
                <w:color w:val="FFFFFF"/>
                <w:sz w:val="19"/>
                <w:szCs w:val="19"/>
              </w:rPr>
              <w:t>Location</w:t>
            </w:r>
          </w:p>
        </w:tc>
        <w:tc>
          <w:tcPr>
            <w:tcW w:w="1938" w:type="dxa"/>
            <w:tcBorders>
              <w:top w:val="single" w:sz="4" w:space="0" w:color="C9D6E0"/>
              <w:left w:val="single" w:sz="4" w:space="0" w:color="C9D6E0"/>
              <w:bottom w:val="single" w:sz="4" w:space="0" w:color="C9D6E0"/>
              <w:right w:val="single" w:sz="4" w:space="0" w:color="C9D6E0"/>
            </w:tcBorders>
            <w:shd w:val="clear" w:color="auto" w:fill="1F6FB2"/>
            <w:tcMar>
              <w:top w:w="90" w:type="dxa"/>
              <w:left w:w="140" w:type="dxa"/>
              <w:bottom w:w="90" w:type="dxa"/>
              <w:right w:w="140" w:type="dxa"/>
            </w:tcMar>
            <w:vAlign w:val="center"/>
          </w:tcPr>
          <w:p w14:paraId="514C0CF0" w14:textId="77777777" w:rsidR="00D33864" w:rsidRDefault="00D33864" w:rsidP="00EF7C52">
            <w:r>
              <w:rPr>
                <w:b/>
                <w:bCs/>
                <w:color w:val="FFFFFF"/>
                <w:sz w:val="19"/>
                <w:szCs w:val="19"/>
              </w:rPr>
              <w:t>Capacity (MWp)</w:t>
            </w:r>
          </w:p>
        </w:tc>
      </w:tr>
      <w:tr w:rsidR="00D33864" w14:paraId="41BBD4A6" w14:textId="77777777" w:rsidTr="00EF7C52">
        <w:trPr>
          <w:trHeight w:val="242"/>
        </w:trPr>
        <w:tc>
          <w:tcPr>
            <w:tcW w:w="3431"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2C12ECAB" w14:textId="77777777" w:rsidR="00D33864" w:rsidRDefault="00D33864" w:rsidP="00EF7C52">
            <w:r>
              <w:t>RSWM Textiles</w:t>
            </w:r>
          </w:p>
        </w:tc>
        <w:tc>
          <w:tcPr>
            <w:tcW w:w="2340"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6D0E2878" w14:textId="77777777" w:rsidR="00D33864" w:rsidRDefault="00D33864" w:rsidP="00EF7C52">
            <w:r>
              <w:t>Textiles</w:t>
            </w:r>
          </w:p>
        </w:tc>
        <w:tc>
          <w:tcPr>
            <w:tcW w:w="2369"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53338751" w14:textId="77777777" w:rsidR="00D33864" w:rsidRDefault="00D33864" w:rsidP="00EF7C52">
            <w:r>
              <w:t>Rajasthan</w:t>
            </w:r>
          </w:p>
        </w:tc>
        <w:tc>
          <w:tcPr>
            <w:tcW w:w="1938"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7ADB14D9" w14:textId="77777777" w:rsidR="00D33864" w:rsidRDefault="00D33864" w:rsidP="00EF7C52">
            <w:r>
              <w:t>27.00 MWp</w:t>
            </w:r>
          </w:p>
        </w:tc>
      </w:tr>
      <w:tr w:rsidR="00D33864" w14:paraId="7021DF92" w14:textId="77777777" w:rsidTr="00EF7C52">
        <w:trPr>
          <w:trHeight w:val="242"/>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5DD9BC0B" w14:textId="77777777" w:rsidR="00D33864" w:rsidRDefault="00D33864" w:rsidP="00EF7C52">
            <w:r>
              <w:t>UltraTech Cements</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050FE6BD" w14:textId="77777777" w:rsidR="00D33864" w:rsidRDefault="00D33864" w:rsidP="00EF7C52">
            <w:r>
              <w:t>Cements</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4E1393FC"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602114A5" w14:textId="77777777" w:rsidR="00D33864" w:rsidRDefault="00D33864" w:rsidP="00EF7C52">
            <w:r>
              <w:t>12.00 MWp</w:t>
            </w:r>
          </w:p>
        </w:tc>
      </w:tr>
      <w:tr w:rsidR="00D33864" w14:paraId="693B67D6" w14:textId="77777777" w:rsidTr="00EF7C52">
        <w:trPr>
          <w:trHeight w:val="242"/>
        </w:trPr>
        <w:tc>
          <w:tcPr>
            <w:tcW w:w="3431"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5E8AD7E0" w14:textId="77777777" w:rsidR="00D33864" w:rsidRDefault="00D33864" w:rsidP="00EF7C52">
            <w:r>
              <w:t>Jindal India Limited</w:t>
            </w:r>
          </w:p>
        </w:tc>
        <w:tc>
          <w:tcPr>
            <w:tcW w:w="2340"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0F88A5B0" w14:textId="77777777" w:rsidR="00D33864" w:rsidRDefault="00D33864" w:rsidP="00EF7C52">
            <w:r>
              <w:t>Iron &amp; Steel</w:t>
            </w:r>
          </w:p>
        </w:tc>
        <w:tc>
          <w:tcPr>
            <w:tcW w:w="2369"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08490757"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74AB4322" w14:textId="77777777" w:rsidR="00D33864" w:rsidRDefault="00D33864" w:rsidP="00EF7C52">
            <w:r>
              <w:t>10.32 MWp</w:t>
            </w:r>
          </w:p>
        </w:tc>
      </w:tr>
      <w:tr w:rsidR="00D33864" w14:paraId="2EB077F9" w14:textId="77777777" w:rsidTr="00EF7C52">
        <w:trPr>
          <w:trHeight w:val="242"/>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270B5995" w14:textId="77777777" w:rsidR="00D33864" w:rsidRDefault="00D33864" w:rsidP="00EF7C52">
            <w:r>
              <w:t>Bharathi Cements</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9785EA0" w14:textId="77777777" w:rsidR="00D33864" w:rsidRDefault="00D33864" w:rsidP="00EF7C52">
            <w:r>
              <w:t>Cements</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19D3147E" w14:textId="77777777" w:rsidR="00D33864" w:rsidRDefault="00D33864" w:rsidP="00EF7C52">
            <w:r>
              <w:t>Kadapa, AP</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51C5DCB2" w14:textId="77777777" w:rsidR="00D33864" w:rsidRDefault="00D33864" w:rsidP="00EF7C52">
            <w:r>
              <w:t>10.00 MWp</w:t>
            </w:r>
          </w:p>
        </w:tc>
      </w:tr>
      <w:tr w:rsidR="00D33864" w14:paraId="64A3C699" w14:textId="77777777" w:rsidTr="00EF7C52">
        <w:trPr>
          <w:trHeight w:val="242"/>
        </w:trPr>
        <w:tc>
          <w:tcPr>
            <w:tcW w:w="3431"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42F76718" w14:textId="77777777" w:rsidR="00D33864" w:rsidRDefault="00D33864" w:rsidP="00EF7C52">
            <w:r>
              <w:t>Hyundai Motors</w:t>
            </w:r>
          </w:p>
        </w:tc>
        <w:tc>
          <w:tcPr>
            <w:tcW w:w="2340"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283AE32E" w14:textId="77777777" w:rsidR="00D33864" w:rsidRDefault="00D33864" w:rsidP="00EF7C52">
            <w:r>
              <w:t>Auto</w:t>
            </w:r>
          </w:p>
        </w:tc>
        <w:tc>
          <w:tcPr>
            <w:tcW w:w="2369"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762A1EEB" w14:textId="77777777" w:rsidR="00D33864" w:rsidRDefault="00D33864" w:rsidP="00EF7C52">
            <w:r>
              <w:t>Chennai, TN</w:t>
            </w:r>
          </w:p>
        </w:tc>
        <w:tc>
          <w:tcPr>
            <w:tcW w:w="1938"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48F11AF3" w14:textId="77777777" w:rsidR="00D33864" w:rsidRDefault="00D33864" w:rsidP="00EF7C52">
            <w:r>
              <w:t>10.00 MWp</w:t>
            </w:r>
          </w:p>
        </w:tc>
      </w:tr>
      <w:tr w:rsidR="00D33864" w14:paraId="4F385FF5" w14:textId="77777777" w:rsidTr="00EF7C52">
        <w:trPr>
          <w:trHeight w:val="242"/>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A06D21E" w14:textId="77777777" w:rsidR="00D33864" w:rsidRDefault="00D33864" w:rsidP="00EF7C52">
            <w:r>
              <w:t>Kalburgi Cements</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2B7B05F" w14:textId="77777777" w:rsidR="00D33864" w:rsidRDefault="00D33864" w:rsidP="00EF7C52">
            <w:r>
              <w:t>Cements</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0BF626E0" w14:textId="77777777" w:rsidR="00D33864" w:rsidRDefault="00D33864" w:rsidP="00EF7C52">
            <w:r>
              <w:t>Gulbarga, KA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D3E0450" w14:textId="77777777" w:rsidR="00D33864" w:rsidRDefault="00D33864" w:rsidP="00EF7C52">
            <w:r>
              <w:t>8.50 MWp</w:t>
            </w:r>
          </w:p>
        </w:tc>
      </w:tr>
      <w:tr w:rsidR="00D33864" w14:paraId="13BC6193" w14:textId="77777777" w:rsidTr="00EF7C52">
        <w:trPr>
          <w:trHeight w:val="242"/>
        </w:trPr>
        <w:tc>
          <w:tcPr>
            <w:tcW w:w="3431"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40C60D40" w14:textId="77777777" w:rsidR="00D33864" w:rsidRDefault="00D33864" w:rsidP="00EF7C52">
            <w:r>
              <w:t>D-Mart</w:t>
            </w:r>
          </w:p>
        </w:tc>
        <w:tc>
          <w:tcPr>
            <w:tcW w:w="2340"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08F72286" w14:textId="77777777" w:rsidR="00D33864" w:rsidRDefault="00D33864" w:rsidP="00EF7C52">
            <w:r>
              <w:t>Retail</w:t>
            </w:r>
          </w:p>
        </w:tc>
        <w:tc>
          <w:tcPr>
            <w:tcW w:w="2369"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0BF43318"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tcMar>
              <w:top w:w="90" w:type="dxa"/>
              <w:left w:w="140" w:type="dxa"/>
              <w:bottom w:w="90" w:type="dxa"/>
              <w:right w:w="140" w:type="dxa"/>
            </w:tcMar>
            <w:vAlign w:val="bottom"/>
          </w:tcPr>
          <w:p w14:paraId="3258CCFA" w14:textId="77777777" w:rsidR="00D33864" w:rsidRDefault="00D33864" w:rsidP="00EF7C52">
            <w:r>
              <w:t>8.60 MWp</w:t>
            </w:r>
          </w:p>
        </w:tc>
      </w:tr>
      <w:tr w:rsidR="00D33864" w14:paraId="6B57FB4F"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3CF7F435" w14:textId="77777777" w:rsidR="00D33864" w:rsidRDefault="00D33864" w:rsidP="00EF7C52">
            <w:r>
              <w:t>Sintex Industries</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0F606AC0" w14:textId="77777777" w:rsidR="00D33864" w:rsidRDefault="00D33864" w:rsidP="00EF7C52">
            <w:r>
              <w:t>Plastics</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00EC04E5"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984810E" w14:textId="77777777" w:rsidR="00D33864" w:rsidRDefault="00D33864" w:rsidP="00EF7C52">
            <w:r>
              <w:t>6.25 MWp</w:t>
            </w:r>
          </w:p>
        </w:tc>
      </w:tr>
      <w:tr w:rsidR="00D33864" w14:paraId="79C6B145"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2950E96E" w14:textId="77777777" w:rsidR="00D33864" w:rsidRDefault="00D33864" w:rsidP="00EF7C52">
            <w:r>
              <w:t>Bridgestone India</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2017F1D0" w14:textId="77777777" w:rsidR="00D33864" w:rsidRDefault="00D33864" w:rsidP="00EF7C52">
            <w:r>
              <w:t>Tyres</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51A46BAA"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2BC32DF4" w14:textId="77777777" w:rsidR="00D33864" w:rsidRDefault="00D33864" w:rsidP="00EF7C52">
            <w:r>
              <w:t>5.72 MWp</w:t>
            </w:r>
          </w:p>
        </w:tc>
      </w:tr>
      <w:tr w:rsidR="00D33864" w14:paraId="74C20FCF"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568B96C8" w14:textId="77777777" w:rsidR="00D33864" w:rsidRDefault="00D33864" w:rsidP="00EF7C52">
            <w:r>
              <w:t>Hindustan Unilever</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44245418" w14:textId="77777777" w:rsidR="00D33864" w:rsidRDefault="00D33864" w:rsidP="00EF7C52">
            <w:r>
              <w:t>FMCG</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40BAE39A"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5CBA5E57" w14:textId="77777777" w:rsidR="00D33864" w:rsidRDefault="00D33864" w:rsidP="00EF7C52">
            <w:r>
              <w:t>5.35 MWp</w:t>
            </w:r>
          </w:p>
        </w:tc>
      </w:tr>
      <w:tr w:rsidR="00D33864" w14:paraId="5EAAF2DE"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53E58118" w14:textId="77777777" w:rsidR="00D33864" w:rsidRDefault="00D33864" w:rsidP="00EF7C52">
            <w:r>
              <w:t>Dr. Reddy's Laboratories</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26964A2A" w14:textId="77777777" w:rsidR="00D33864" w:rsidRDefault="00D33864" w:rsidP="00EF7C52">
            <w:r>
              <w:t>Pharma</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6EA7FBEE"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3D78CF06" w14:textId="77777777" w:rsidR="00D33864" w:rsidRDefault="00D33864" w:rsidP="00EF7C52">
            <w:r>
              <w:t>5.30 MWp</w:t>
            </w:r>
          </w:p>
        </w:tc>
      </w:tr>
      <w:tr w:rsidR="00D33864" w14:paraId="6DB5D68F"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5F3418BF" w14:textId="77777777" w:rsidR="00D33864" w:rsidRDefault="00D33864" w:rsidP="00EF7C52">
            <w:r>
              <w:t>Chettinad Cements</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6CA63904" w14:textId="77777777" w:rsidR="00D33864" w:rsidRDefault="00D33864" w:rsidP="00EF7C52">
            <w:r>
              <w:t>Cements</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3FE6424B" w14:textId="77777777" w:rsidR="00D33864" w:rsidRDefault="00D33864" w:rsidP="00EF7C52">
            <w:r>
              <w:t>Solapur</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F8A0A30" w14:textId="77777777" w:rsidR="00D33864" w:rsidRDefault="00D33864" w:rsidP="00EF7C52">
            <w:r>
              <w:t>3.915 MWp</w:t>
            </w:r>
          </w:p>
        </w:tc>
      </w:tr>
      <w:tr w:rsidR="00D33864" w14:paraId="79FDEE03"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3F5275A" w14:textId="77777777" w:rsidR="00D33864" w:rsidRDefault="00D33864" w:rsidP="00EF7C52">
            <w:r>
              <w:t>Tata Consultancy Services (TCS)</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1EF3AE32" w14:textId="77777777" w:rsidR="00D33864" w:rsidRDefault="00D33864" w:rsidP="00EF7C52">
            <w:r>
              <w:t>IT</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056E6971"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7CFCD25" w14:textId="77777777" w:rsidR="00D33864" w:rsidRDefault="00D33864" w:rsidP="00EF7C52">
            <w:r>
              <w:t>3.84 MWp</w:t>
            </w:r>
          </w:p>
        </w:tc>
      </w:tr>
      <w:tr w:rsidR="00D33864" w14:paraId="075FA797"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1DA0E6BF" w14:textId="77777777" w:rsidR="00D33864" w:rsidRDefault="00D33864" w:rsidP="00EF7C52">
            <w:r>
              <w:t>Nilkamal Plastics</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40C0F864" w14:textId="77777777" w:rsidR="00D33864" w:rsidRDefault="00D33864" w:rsidP="00EF7C52">
            <w:r>
              <w:t>Plastics</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4605E759"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6B89250F" w14:textId="77777777" w:rsidR="00D33864" w:rsidRDefault="00D33864" w:rsidP="00EF7C52">
            <w:r>
              <w:t>3.60 MWp</w:t>
            </w:r>
          </w:p>
        </w:tc>
      </w:tr>
      <w:tr w:rsidR="00D33864" w14:paraId="20A8069A"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BACF823" w14:textId="77777777" w:rsidR="00D33864" w:rsidRDefault="00D33864" w:rsidP="00EF7C52">
            <w:r>
              <w:t>Walmart India</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35B83DF8" w14:textId="77777777" w:rsidR="00D33864" w:rsidRDefault="00D33864" w:rsidP="00EF7C52">
            <w:r>
              <w:t>Retails</w:t>
            </w:r>
          </w:p>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82E1241" w14:textId="77777777" w:rsidR="00D33864" w:rsidRDefault="00D33864" w:rsidP="00EF7C52">
            <w:r>
              <w:t>Pan India</w:t>
            </w:r>
          </w:p>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1A7F4C8A" w14:textId="77777777" w:rsidR="00D33864" w:rsidRDefault="00D33864" w:rsidP="00EF7C52">
            <w:r>
              <w:t>3.56 MWp</w:t>
            </w:r>
          </w:p>
        </w:tc>
      </w:tr>
      <w:tr w:rsidR="00D33864" w14:paraId="6317AB33" w14:textId="77777777" w:rsidTr="00EF7C52">
        <w:trPr>
          <w:trHeight w:val="264"/>
        </w:trPr>
        <w:tc>
          <w:tcPr>
            <w:tcW w:w="3431"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69120BD3" w14:textId="77777777" w:rsidR="00D33864" w:rsidRDefault="00D33864" w:rsidP="00EF7C52">
            <w:r>
              <w:t>Total</w:t>
            </w:r>
          </w:p>
        </w:tc>
        <w:tc>
          <w:tcPr>
            <w:tcW w:w="2340"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745C7B3C" w14:textId="77777777" w:rsidR="00D33864" w:rsidRDefault="00D33864" w:rsidP="00EF7C52"/>
        </w:tc>
        <w:tc>
          <w:tcPr>
            <w:tcW w:w="2369"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1AF0A7FB" w14:textId="77777777" w:rsidR="00D33864" w:rsidRDefault="00D33864" w:rsidP="00EF7C52"/>
        </w:tc>
        <w:tc>
          <w:tcPr>
            <w:tcW w:w="1938" w:type="dxa"/>
            <w:tcBorders>
              <w:top w:val="single" w:sz="4" w:space="0" w:color="C9D6E0"/>
              <w:left w:val="single" w:sz="4" w:space="0" w:color="C9D6E0"/>
              <w:bottom w:val="single" w:sz="4" w:space="0" w:color="C9D6E0"/>
              <w:right w:val="single" w:sz="4" w:space="0" w:color="C9D6E0"/>
            </w:tcBorders>
            <w:shd w:val="clear" w:color="auto" w:fill="F4F9FC"/>
            <w:tcMar>
              <w:top w:w="90" w:type="dxa"/>
              <w:left w:w="140" w:type="dxa"/>
              <w:bottom w:w="90" w:type="dxa"/>
              <w:right w:w="140" w:type="dxa"/>
            </w:tcMar>
            <w:vAlign w:val="bottom"/>
          </w:tcPr>
          <w:p w14:paraId="1D691357" w14:textId="77777777" w:rsidR="00D33864" w:rsidRDefault="00D33864" w:rsidP="00EF7C52">
            <w:r>
              <w:t>500+ MWp</w:t>
            </w:r>
          </w:p>
        </w:tc>
      </w:tr>
    </w:tbl>
    <w:p w14:paraId="1E0F9F04" w14:textId="77777777" w:rsidR="00EE5AA4" w:rsidRDefault="00F7574A" w:rsidP="00F7574A">
      <w:pPr>
        <w:ind w:left="426" w:hanging="426"/>
        <w:rPr>
          <w:b/>
          <w:bCs/>
        </w:rPr>
      </w:pPr>
      <w:r>
        <w:rPr>
          <w:b/>
          <w:bCs/>
        </w:rPr>
        <w:br w:type="page"/>
      </w:r>
    </w:p>
    <w:p w14:paraId="58542DF9" w14:textId="77777777" w:rsidR="002F02BB" w:rsidRDefault="002F02BB" w:rsidP="00F7574A">
      <w:pPr>
        <w:ind w:left="426" w:hanging="426"/>
        <w:rPr>
          <w:b/>
          <w:bCs/>
        </w:rPr>
        <w:sectPr w:rsidR="002F02BB" w:rsidSect="0037459B">
          <w:headerReference w:type="default" r:id="rId32"/>
          <w:footerReference w:type="default" r:id="rId33"/>
          <w:pgSz w:w="11906" w:h="16838" w:code="9"/>
          <w:pgMar w:top="1134" w:right="0" w:bottom="1100" w:left="0" w:header="567" w:footer="200" w:gutter="0"/>
          <w:cols w:space="720"/>
          <w:docGrid w:linePitch="360"/>
        </w:sectPr>
      </w:pPr>
    </w:p>
    <w:p w14:paraId="30749B46" w14:textId="77777777" w:rsidR="00F7574A" w:rsidRDefault="002F02BB" w:rsidP="00F7574A">
      <w:pPr>
        <w:ind w:left="426" w:hanging="426"/>
        <w:rPr>
          <w:b/>
          <w:bCs/>
        </w:rPr>
      </w:pPr>
      <w:r>
        <w:rPr>
          <w:b/>
          <w:bCs/>
          <w:noProof/>
        </w:rPr>
        <w:lastRenderedPageBreak/>
        <w:drawing>
          <wp:anchor distT="0" distB="0" distL="114300" distR="114300" simplePos="0" relativeHeight="251656188" behindDoc="0" locked="0" layoutInCell="1" allowOverlap="1" wp14:anchorId="79D2F805" wp14:editId="151CC566">
            <wp:simplePos x="0" y="0"/>
            <wp:positionH relativeFrom="column">
              <wp:posOffset>243151</wp:posOffset>
            </wp:positionH>
            <wp:positionV relativeFrom="paragraph">
              <wp:posOffset>-635000</wp:posOffset>
            </wp:positionV>
            <wp:extent cx="5107857" cy="1926077"/>
            <wp:effectExtent l="0" t="0" r="0" b="0"/>
            <wp:wrapNone/>
            <wp:docPr id="3583334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07857" cy="1926077"/>
                    </a:xfrm>
                    <a:prstGeom prst="rect">
                      <a:avLst/>
                    </a:prstGeom>
                    <a:noFill/>
                  </pic:spPr>
                </pic:pic>
              </a:graphicData>
            </a:graphic>
            <wp14:sizeRelH relativeFrom="margin">
              <wp14:pctWidth>0</wp14:pctWidth>
            </wp14:sizeRelH>
            <wp14:sizeRelV relativeFrom="margin">
              <wp14:pctHeight>0</wp14:pctHeight>
            </wp14:sizeRelV>
          </wp:anchor>
        </w:drawing>
      </w:r>
    </w:p>
    <w:p w14:paraId="0475A2E7" w14:textId="77777777" w:rsidR="00216A5B" w:rsidRPr="00216A5B" w:rsidRDefault="00216A5B" w:rsidP="00216A5B">
      <w:pPr>
        <w:ind w:left="720"/>
        <w:jc w:val="center"/>
        <w:rPr>
          <w:b/>
          <w:bCs/>
        </w:rPr>
      </w:pPr>
    </w:p>
    <w:p w14:paraId="2FF71C8F" w14:textId="77777777" w:rsidR="004F1731" w:rsidRDefault="004F1731" w:rsidP="000321E9">
      <w:pPr>
        <w:ind w:left="720"/>
        <w:jc w:val="center"/>
        <w:rPr>
          <w:b/>
          <w:bCs/>
        </w:rPr>
      </w:pPr>
    </w:p>
    <w:tbl>
      <w:tblPr>
        <w:tblpPr w:leftFromText="180" w:rightFromText="180" w:vertAnchor="page" w:horzAnchor="margin" w:tblpXSpec="center" w:tblpY="12960"/>
        <w:tblW w:w="10258"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blBorders>
        <w:tblCellMar>
          <w:left w:w="10" w:type="dxa"/>
          <w:right w:w="10" w:type="dxa"/>
        </w:tblCellMar>
        <w:tblLook w:val="0600" w:firstRow="0" w:lastRow="0" w:firstColumn="0" w:lastColumn="0" w:noHBand="1" w:noVBand="1"/>
      </w:tblPr>
      <w:tblGrid>
        <w:gridCol w:w="10258"/>
      </w:tblGrid>
      <w:tr w:rsidR="00216A5B" w:rsidRPr="007C1BBA" w14:paraId="60FB28FD" w14:textId="77777777" w:rsidTr="00FB178F">
        <w:trPr>
          <w:trHeight w:val="1951"/>
        </w:trPr>
        <w:tc>
          <w:tcPr>
            <w:tcW w:w="10258" w:type="dxa"/>
            <w:tcMar>
              <w:top w:w="280" w:type="dxa"/>
              <w:left w:w="300" w:type="dxa"/>
              <w:bottom w:w="280" w:type="dxa"/>
              <w:right w:w="300" w:type="dxa"/>
            </w:tcMar>
          </w:tcPr>
          <w:p w14:paraId="360F6CF8" w14:textId="77777777" w:rsidR="00216A5B" w:rsidRPr="00787454" w:rsidRDefault="00AD3FAD" w:rsidP="00216A5B">
            <w:pPr>
              <w:spacing w:after="60" w:line="276" w:lineRule="auto"/>
              <w:rPr>
                <w:b/>
                <w:bCs/>
                <w:color w:val="FFFFFF" w:themeColor="background1"/>
                <w:sz w:val="28"/>
                <w:szCs w:val="28"/>
              </w:rPr>
            </w:pPr>
            <w:r w:rsidRPr="00787454">
              <w:rPr>
                <w:b/>
                <w:bCs/>
                <w:noProof/>
                <w:color w:val="FFFFFF" w:themeColor="background1"/>
              </w:rPr>
              <mc:AlternateContent>
                <mc:Choice Requires="wps">
                  <w:drawing>
                    <wp:anchor distT="0" distB="0" distL="114300" distR="114300" simplePos="0" relativeHeight="251735040" behindDoc="1" locked="0" layoutInCell="1" allowOverlap="1" wp14:anchorId="2EAB9BFF" wp14:editId="34FD3EC4">
                      <wp:simplePos x="0" y="0"/>
                      <wp:positionH relativeFrom="column">
                        <wp:posOffset>-817880</wp:posOffset>
                      </wp:positionH>
                      <wp:positionV relativeFrom="paragraph">
                        <wp:posOffset>-569113</wp:posOffset>
                      </wp:positionV>
                      <wp:extent cx="7619966" cy="3047833"/>
                      <wp:effectExtent l="0" t="0" r="19685" b="19685"/>
                      <wp:wrapNone/>
                      <wp:docPr id="1348510457" name="Rectangle 21"/>
                      <wp:cNvGraphicFramePr/>
                      <a:graphic xmlns:a="http://schemas.openxmlformats.org/drawingml/2006/main">
                        <a:graphicData uri="http://schemas.microsoft.com/office/word/2010/wordprocessingShape">
                          <wps:wsp>
                            <wps:cNvSpPr/>
                            <wps:spPr>
                              <a:xfrm>
                                <a:off x="0" y="0"/>
                                <a:ext cx="7619966" cy="3047833"/>
                              </a:xfrm>
                              <a:prstGeom prst="rect">
                                <a:avLst/>
                              </a:prstGeom>
                              <a:solidFill>
                                <a:srgbClr val="0B3C6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5B54FF4" id="Rectangle 21" o:spid="_x0000_s1026" style="position:absolute;margin-left:-64.4pt;margin-top:-44.8pt;width:600pt;height:240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" fillcolor="#0b3c66" strokecolor="#030e13 [484]" strokeweight="1.5pt"/>
                  </w:pict>
                </mc:Fallback>
              </mc:AlternateContent>
            </w:r>
            <w:r w:rsidR="00216A5B" w:rsidRPr="00787454">
              <w:rPr>
                <w:rFonts w:ascii="Stack Sans Text SemiBold" w:hAnsi="Stack Sans Text SemiBold"/>
                <w:noProof/>
                <w:color w:val="FFFFFF" w:themeColor="background1"/>
                <w:sz w:val="28"/>
                <w:szCs w:val="28"/>
              </w:rPr>
              <w:drawing>
                <wp:anchor distT="0" distB="0" distL="114300" distR="114300" simplePos="0" relativeHeight="251734016" behindDoc="0" locked="0" layoutInCell="1" allowOverlap="1" wp14:anchorId="020EF9C9" wp14:editId="4CB26606">
                  <wp:simplePos x="0" y="0"/>
                  <wp:positionH relativeFrom="column">
                    <wp:posOffset>5565231</wp:posOffset>
                  </wp:positionH>
                  <wp:positionV relativeFrom="paragraph">
                    <wp:posOffset>-39370</wp:posOffset>
                  </wp:positionV>
                  <wp:extent cx="489741" cy="754202"/>
                  <wp:effectExtent l="0" t="0" r="5715" b="8255"/>
                  <wp:wrapNone/>
                  <wp:docPr id="13109982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2567" cy="758554"/>
                          </a:xfrm>
                          <a:prstGeom prst="rect">
                            <a:avLst/>
                          </a:prstGeom>
                          <a:noFill/>
                        </pic:spPr>
                      </pic:pic>
                    </a:graphicData>
                  </a:graphic>
                  <wp14:sizeRelH relativeFrom="margin">
                    <wp14:pctWidth>0</wp14:pctWidth>
                  </wp14:sizeRelH>
                  <wp14:sizeRelV relativeFrom="margin">
                    <wp14:pctHeight>0</wp14:pctHeight>
                  </wp14:sizeRelV>
                </wp:anchor>
              </w:drawing>
            </w:r>
            <w:r w:rsidR="00216A5B" w:rsidRPr="00787454">
              <w:rPr>
                <w:b/>
                <w:bCs/>
                <w:color w:val="FFFFFF" w:themeColor="background1"/>
                <w:sz w:val="28"/>
                <w:szCs w:val="28"/>
              </w:rPr>
              <w:t>FOURTH PARTNER ENERGY PRIVATE LIMITED</w:t>
            </w:r>
          </w:p>
          <w:p w14:paraId="08D449D4" w14:textId="77777777" w:rsidR="00216A5B" w:rsidRPr="00FB178F" w:rsidRDefault="00216A5B" w:rsidP="00216A5B">
            <w:pPr>
              <w:spacing w:after="50" w:line="276" w:lineRule="auto"/>
              <w:rPr>
                <w:b/>
                <w:bCs/>
                <w:color w:val="FFFFFF" w:themeColor="background1"/>
                <w:sz w:val="22"/>
                <w:szCs w:val="22"/>
              </w:rPr>
            </w:pPr>
            <w:r w:rsidRPr="00FB178F">
              <w:rPr>
                <w:b/>
                <w:bCs/>
                <w:color w:val="FFFFFF" w:themeColor="background1"/>
                <w:sz w:val="22"/>
                <w:szCs w:val="22"/>
              </w:rPr>
              <w:t>No. N46, Fourth Partner House, HMT Nagar, Nacharam,</w:t>
            </w:r>
          </w:p>
          <w:p w14:paraId="5320F46D" w14:textId="77777777" w:rsidR="00216A5B" w:rsidRDefault="00216A5B" w:rsidP="00216A5B">
            <w:pPr>
              <w:spacing w:after="50" w:line="276" w:lineRule="auto"/>
              <w:rPr>
                <w:b/>
                <w:bCs/>
                <w:color w:val="FFFFFF" w:themeColor="background1"/>
                <w:sz w:val="22"/>
                <w:szCs w:val="22"/>
                <w:lang w:val="nb-NO"/>
              </w:rPr>
            </w:pPr>
            <w:r w:rsidRPr="00FB178F">
              <w:rPr>
                <w:b/>
                <w:bCs/>
                <w:color w:val="FFFFFF" w:themeColor="background1"/>
                <w:sz w:val="22"/>
                <w:szCs w:val="22"/>
                <w:lang w:val="nb-NO"/>
              </w:rPr>
              <w:t>Hyderabad, Telangana 500076</w:t>
            </w:r>
          </w:p>
          <w:p w14:paraId="324DCC18" w14:textId="77777777" w:rsidR="00FB178F" w:rsidRPr="00FB178F" w:rsidRDefault="00FB178F" w:rsidP="00216A5B">
            <w:pPr>
              <w:spacing w:after="50" w:line="276" w:lineRule="auto"/>
              <w:rPr>
                <w:b/>
                <w:bCs/>
                <w:color w:val="FFFFFF" w:themeColor="background1"/>
                <w:sz w:val="22"/>
                <w:szCs w:val="22"/>
                <w:lang w:val="nb-NO"/>
              </w:rPr>
            </w:pPr>
          </w:p>
          <w:p w14:paraId="6D9B8E08" w14:textId="77777777" w:rsidR="00216A5B" w:rsidRPr="00FB178F" w:rsidRDefault="00FB178F" w:rsidP="00FB178F">
            <w:pPr>
              <w:spacing w:after="50" w:line="276" w:lineRule="auto"/>
              <w:jc w:val="center"/>
              <w:rPr>
                <w:b/>
                <w:bCs/>
                <w:color w:val="FFFFFF" w:themeColor="background1"/>
                <w:sz w:val="18"/>
                <w:szCs w:val="18"/>
                <w:lang w:val="nb-NO"/>
              </w:rPr>
            </w:pPr>
            <w:r w:rsidRPr="00FB178F">
              <w:rPr>
                <w:b/>
                <w:bCs/>
                <w:color w:val="FFFFFF" w:themeColor="background1"/>
                <w:sz w:val="18"/>
                <w:szCs w:val="18"/>
                <w:lang w:val="nb-NO"/>
              </w:rPr>
              <w:t>Regional Offices: Hyderabad (Head Office) | Chennai | Bengaluru | Mumbai | Gurugram</w:t>
            </w:r>
          </w:p>
          <w:p w14:paraId="03A4B688" w14:textId="77777777" w:rsidR="00216A5B" w:rsidRPr="007C1BBA" w:rsidRDefault="00216A5B" w:rsidP="00FB178F">
            <w:pPr>
              <w:spacing w:after="50" w:line="276" w:lineRule="auto"/>
              <w:jc w:val="center"/>
              <w:rPr>
                <w:b/>
                <w:bCs/>
                <w:color w:val="FFFFFF" w:themeColor="background1"/>
                <w:sz w:val="28"/>
                <w:szCs w:val="28"/>
                <w:lang w:val="nb-NO"/>
              </w:rPr>
            </w:pPr>
            <w:r w:rsidRPr="00FB178F">
              <w:rPr>
                <w:b/>
                <w:bCs/>
                <w:color w:val="FFFFFF" w:themeColor="background1"/>
                <w:sz w:val="18"/>
                <w:szCs w:val="18"/>
                <w:lang w:val="nb-NO"/>
              </w:rPr>
              <w:t>1800 3000 1345   |   www.fourthpartner.co   |   marketing@fourthpartner.co</w:t>
            </w:r>
          </w:p>
        </w:tc>
      </w:tr>
    </w:tbl>
    <w:p w14:paraId="1E606AD9" w14:textId="77777777" w:rsidR="004F1731" w:rsidRPr="007C1BBA" w:rsidRDefault="00EE5AA4" w:rsidP="000321E9">
      <w:pPr>
        <w:ind w:left="720"/>
        <w:jc w:val="center"/>
        <w:rPr>
          <w:b/>
          <w:bCs/>
          <w:lang w:val="nb-NO"/>
        </w:rPr>
      </w:pPr>
      <w:r>
        <w:rPr>
          <w:b/>
          <w:bCs/>
          <w:noProof/>
        </w:rPr>
        <w:drawing>
          <wp:anchor distT="0" distB="0" distL="114300" distR="114300" simplePos="0" relativeHeight="251731968" behindDoc="0" locked="0" layoutInCell="1" allowOverlap="1" wp14:anchorId="4A90CC4E" wp14:editId="5EA41C8D">
            <wp:simplePos x="0" y="0"/>
            <wp:positionH relativeFrom="column">
              <wp:posOffset>935990</wp:posOffset>
            </wp:positionH>
            <wp:positionV relativeFrom="paragraph">
              <wp:posOffset>17692</wp:posOffset>
            </wp:positionV>
            <wp:extent cx="5754370" cy="2724150"/>
            <wp:effectExtent l="0" t="0" r="0" b="0"/>
            <wp:wrapNone/>
            <wp:docPr id="960844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4439" name="Picture 960844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4370" cy="2724150"/>
                    </a:xfrm>
                    <a:prstGeom prst="rect">
                      <a:avLst/>
                    </a:prstGeom>
                  </pic:spPr>
                </pic:pic>
              </a:graphicData>
            </a:graphic>
            <wp14:sizeRelH relativeFrom="margin">
              <wp14:pctWidth>0</wp14:pctWidth>
            </wp14:sizeRelH>
            <wp14:sizeRelV relativeFrom="margin">
              <wp14:pctHeight>0</wp14:pctHeight>
            </wp14:sizeRelV>
          </wp:anchor>
        </w:drawing>
      </w:r>
    </w:p>
    <w:p w14:paraId="73EFC0C0" w14:textId="77777777" w:rsidR="004F1731" w:rsidRPr="007C1BBA" w:rsidRDefault="004F1731" w:rsidP="000321E9">
      <w:pPr>
        <w:ind w:left="720"/>
        <w:jc w:val="center"/>
        <w:rPr>
          <w:b/>
          <w:bCs/>
          <w:lang w:val="nb-NO"/>
        </w:rPr>
      </w:pPr>
    </w:p>
    <w:p w14:paraId="4FC26F40" w14:textId="77777777" w:rsidR="004F1731" w:rsidRPr="007C1BBA" w:rsidRDefault="004F1731" w:rsidP="000321E9">
      <w:pPr>
        <w:ind w:left="720"/>
        <w:jc w:val="center"/>
        <w:rPr>
          <w:b/>
          <w:bCs/>
          <w:lang w:val="nb-NO"/>
        </w:rPr>
      </w:pPr>
    </w:p>
    <w:p w14:paraId="7132BA7F" w14:textId="77777777" w:rsidR="00216A5B" w:rsidRPr="007C1BBA" w:rsidRDefault="00216A5B" w:rsidP="000321E9">
      <w:pPr>
        <w:ind w:left="720"/>
        <w:rPr>
          <w:b/>
          <w:bCs/>
          <w:noProof/>
          <w:lang w:val="nb-NO"/>
        </w:rPr>
      </w:pPr>
    </w:p>
    <w:p w14:paraId="42298895" w14:textId="77777777" w:rsidR="00216A5B" w:rsidRPr="007C1BBA" w:rsidRDefault="00216A5B" w:rsidP="000321E9">
      <w:pPr>
        <w:ind w:left="720"/>
        <w:rPr>
          <w:b/>
          <w:bCs/>
          <w:noProof/>
          <w:lang w:val="nb-NO"/>
        </w:rPr>
      </w:pPr>
    </w:p>
    <w:p w14:paraId="4E698C14" w14:textId="77777777" w:rsidR="00A80425" w:rsidRPr="00F364C8" w:rsidRDefault="00F6507F" w:rsidP="000321E9">
      <w:pPr>
        <w:ind w:left="720"/>
        <w:rPr>
          <w:b/>
          <w:bCs/>
        </w:rPr>
      </w:pPr>
      <w:r>
        <w:rPr>
          <w:b/>
          <w:bCs/>
          <w:noProof/>
        </w:rPr>
        <w:drawing>
          <wp:anchor distT="0" distB="0" distL="114300" distR="114300" simplePos="0" relativeHeight="251744256" behindDoc="0" locked="0" layoutInCell="1" allowOverlap="1" wp14:anchorId="4069EBEF" wp14:editId="021C399D">
            <wp:simplePos x="0" y="0"/>
            <wp:positionH relativeFrom="margin">
              <wp:align>center</wp:align>
            </wp:positionH>
            <wp:positionV relativeFrom="paragraph">
              <wp:posOffset>1981200</wp:posOffset>
            </wp:positionV>
            <wp:extent cx="5894962" cy="3884189"/>
            <wp:effectExtent l="0" t="0" r="0" b="2540"/>
            <wp:wrapNone/>
            <wp:docPr id="18606524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94962" cy="3884189"/>
                    </a:xfrm>
                    <a:prstGeom prst="rect">
                      <a:avLst/>
                    </a:prstGeom>
                    <a:noFill/>
                  </pic:spPr>
                </pic:pic>
              </a:graphicData>
            </a:graphic>
            <wp14:sizeRelH relativeFrom="margin">
              <wp14:pctWidth>0</wp14:pctWidth>
            </wp14:sizeRelH>
            <wp14:sizeRelV relativeFrom="margin">
              <wp14:pctHeight>0</wp14:pctHeight>
            </wp14:sizeRelV>
          </wp:anchor>
        </w:drawing>
      </w:r>
      <w:r w:rsidR="007735D3">
        <w:rPr>
          <w:noProof/>
        </w:rPr>
        <w:drawing>
          <wp:anchor distT="0" distB="0" distL="114300" distR="114300" simplePos="0" relativeHeight="251737088" behindDoc="0" locked="0" layoutInCell="1" allowOverlap="1" wp14:anchorId="3E0A974F" wp14:editId="0CE75B28">
            <wp:simplePos x="0" y="0"/>
            <wp:positionH relativeFrom="margin">
              <wp:posOffset>3311525</wp:posOffset>
            </wp:positionH>
            <wp:positionV relativeFrom="paragraph">
              <wp:posOffset>8177530</wp:posOffset>
            </wp:positionV>
            <wp:extent cx="937260" cy="624840"/>
            <wp:effectExtent l="0" t="0" r="0" b="3810"/>
            <wp:wrapNone/>
            <wp:docPr id="5484804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biLevel thresh="25000"/>
                      <a:extLst>
                        <a:ext uri="{28A0092B-C50C-407E-A947-70E740481C1C}">
                          <a14:useLocalDpi xmlns:a14="http://schemas.microsoft.com/office/drawing/2010/main" val="0"/>
                        </a:ext>
                      </a:extLst>
                    </a:blip>
                    <a:srcRect/>
                    <a:stretch>
                      <a:fillRect/>
                    </a:stretch>
                  </pic:blipFill>
                  <pic:spPr bwMode="auto">
                    <a:xfrm>
                      <a:off x="0" y="0"/>
                      <a:ext cx="937260" cy="62484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80425" w:rsidRPr="00F364C8" w:rsidSect="00F87C6B">
      <w:headerReference w:type="default" r:id="rId39"/>
      <w:footerReference w:type="default" r:id="rId40"/>
      <w:pgSz w:w="11906" w:h="16838" w:code="9"/>
      <w:pgMar w:top="1000" w:right="0" w:bottom="1100" w:left="0"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8DD6C" w14:textId="77777777" w:rsidR="009C11AD" w:rsidRDefault="009C11AD">
      <w:r>
        <w:separator/>
      </w:r>
    </w:p>
  </w:endnote>
  <w:endnote w:type="continuationSeparator" w:id="0">
    <w:p w14:paraId="64BDC65D" w14:textId="77777777" w:rsidR="009C11AD" w:rsidRDefault="009C1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tack Sans Text SemiBold">
    <w:panose1 w:val="00000000000000000000"/>
    <w:charset w:val="00"/>
    <w:family w:val="auto"/>
    <w:pitch w:val="variable"/>
    <w:sig w:usb0="A100007F" w:usb1="0000007B" w:usb2="00000000" w:usb3="00000000" w:csb0="00000093" w:csb1="00000000"/>
  </w:font>
  <w:font w:name="Abadi">
    <w:charset w:val="00"/>
    <w:family w:val="swiss"/>
    <w:pitch w:val="variable"/>
    <w:sig w:usb0="80000003" w:usb1="00000000" w:usb2="00000000" w:usb3="00000000" w:csb0="00000093" w:csb1="00000000"/>
  </w:font>
  <w:font w:name="Poppins">
    <w:panose1 w:val="000008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50E5" w14:textId="77777777" w:rsidR="005B051C" w:rsidRDefault="00000000">
    <w:pPr>
      <w:pStyle w:val="Footer"/>
      <w:jc w:val="center"/>
    </w:pPr>
    <w:r>
      <w:fldChar w:fldCharType="begin"/>
    </w:r>
    <w:r>
      <w:instrText>PAGE</w:instrText>
    </w:r>
    <w:r>
      <w:fldChar w:fldCharType="separate"/>
    </w:r>
    <w:r w:rsidR="00371A9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15C7" w14:textId="4744675E" w:rsidR="00CB2077" w:rsidRDefault="00CB2077" w:rsidP="006A6F04">
    <w:pPr>
      <w:pStyle w:val="Footer"/>
      <w:pBdr>
        <w:bottom w:val="single" w:sz="6" w:space="1" w:color="auto"/>
      </w:pBdr>
      <w:ind w:firstLine="284"/>
      <w:rPr>
        <w:sz w:val="15"/>
        <w:szCs w:val="15"/>
      </w:rPr>
    </w:pPr>
  </w:p>
  <w:p w14:paraId="55B549C2" w14:textId="77777777" w:rsidR="00CB2077" w:rsidRPr="00CB2077" w:rsidRDefault="00CB2077" w:rsidP="00CB2077">
    <w:pPr>
      <w:pBdr>
        <w:top w:val="single" w:sz="6" w:space="11" w:color="C9D6E0"/>
      </w:pBdr>
      <w:tabs>
        <w:tab w:val="right" w:pos="9360"/>
      </w:tabs>
      <w:ind w:left="426"/>
    </w:pPr>
    <w:r>
      <w:rPr>
        <w:color w:val="5A6B78"/>
        <w:sz w:val="15"/>
        <w:szCs w:val="15"/>
      </w:rPr>
      <w:t xml:space="preserve"> </w:t>
    </w:r>
    <w:r w:rsidRPr="00CB2077">
      <w:rPr>
        <w:color w:val="5A6B78"/>
        <w:sz w:val="15"/>
        <w:szCs w:val="15"/>
      </w:rPr>
      <w:t>Confidential | © 2026 Fourth Partner Energy Private. Ltd. | www.fourthpartner.co</w:t>
    </w:r>
    <w:r w:rsidRPr="00CB2077">
      <w:rPr>
        <w:sz w:val="15"/>
        <w:szCs w:val="15"/>
      </w:rPr>
      <w:t xml:space="preserve"> </w:t>
    </w:r>
    <w:r>
      <w:rPr>
        <w:sz w:val="15"/>
        <w:szCs w:val="15"/>
      </w:rPr>
      <w:tab/>
    </w:r>
    <w:r>
      <w:rPr>
        <w:sz w:val="15"/>
        <w:szCs w:val="15"/>
      </w:rPr>
      <w:tab/>
    </w:r>
    <w:r>
      <w:rPr>
        <w:sz w:val="15"/>
        <w:szCs w:val="15"/>
      </w:rPr>
      <w:tab/>
    </w:r>
    <w:r>
      <w:rPr>
        <w:color w:val="5A6B78"/>
        <w:sz w:val="15"/>
        <w:szCs w:val="15"/>
      </w:rPr>
      <w:t xml:space="preserve">Page </w:t>
    </w:r>
    <w:r>
      <w:rPr>
        <w:color w:val="5A6B78"/>
        <w:sz w:val="15"/>
        <w:szCs w:val="15"/>
      </w:rPr>
      <w:fldChar w:fldCharType="begin"/>
    </w:r>
    <w:r>
      <w:rPr>
        <w:color w:val="5A6B78"/>
        <w:sz w:val="15"/>
        <w:szCs w:val="15"/>
      </w:rPr>
      <w:instrText>PAGE</w:instrText>
    </w:r>
    <w:r>
      <w:rPr>
        <w:color w:val="5A6B78"/>
        <w:sz w:val="15"/>
        <w:szCs w:val="15"/>
      </w:rPr>
      <w:fldChar w:fldCharType="separate"/>
    </w:r>
    <w:r>
      <w:rPr>
        <w:color w:val="5A6B78"/>
        <w:sz w:val="15"/>
        <w:szCs w:val="15"/>
      </w:rPr>
      <w:t>3</w:t>
    </w:r>
    <w:r>
      <w:rPr>
        <w:color w:val="5A6B78"/>
        <w:sz w:val="15"/>
        <w:szCs w:val="15"/>
      </w:rPr>
      <w:fldChar w:fldCharType="end"/>
    </w:r>
    <w:r>
      <w:rPr>
        <w:color w:val="5A6B78"/>
        <w:sz w:val="15"/>
        <w:szCs w:val="15"/>
      </w:rPr>
      <w:t xml:space="preserve"> of </w:t>
    </w:r>
    <w:r>
      <w:rPr>
        <w:color w:val="5A6B78"/>
        <w:sz w:val="15"/>
        <w:szCs w:val="15"/>
      </w:rPr>
      <w:fldChar w:fldCharType="begin"/>
    </w:r>
    <w:r>
      <w:rPr>
        <w:color w:val="5A6B78"/>
        <w:sz w:val="15"/>
        <w:szCs w:val="15"/>
      </w:rPr>
      <w:instrText>NUMPAGES</w:instrText>
    </w:r>
    <w:r>
      <w:rPr>
        <w:color w:val="5A6B78"/>
        <w:sz w:val="15"/>
        <w:szCs w:val="15"/>
      </w:rPr>
      <w:fldChar w:fldCharType="separate"/>
    </w:r>
    <w:r>
      <w:rPr>
        <w:color w:val="5A6B78"/>
        <w:sz w:val="15"/>
        <w:szCs w:val="15"/>
      </w:rPr>
      <w:t>16</w:t>
    </w:r>
    <w:r>
      <w:rPr>
        <w:color w:val="5A6B78"/>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18B1" w14:textId="2E2D24F4" w:rsidR="006A6F04" w:rsidRPr="006A6F04" w:rsidRDefault="006A6F04" w:rsidP="006A6F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96D2" w14:textId="77777777" w:rsidR="006A6F04" w:rsidRDefault="006A6F04" w:rsidP="006A6F04">
    <w:pPr>
      <w:pStyle w:val="Footer"/>
      <w:pBdr>
        <w:bottom w:val="single" w:sz="6" w:space="1" w:color="auto"/>
      </w:pBdr>
      <w:ind w:firstLine="284"/>
      <w:rPr>
        <w:sz w:val="15"/>
        <w:szCs w:val="15"/>
      </w:rPr>
    </w:pPr>
  </w:p>
  <w:p w14:paraId="15ABAA98" w14:textId="77777777" w:rsidR="006A6F04" w:rsidRPr="00CB2077" w:rsidRDefault="006A6F04" w:rsidP="00CB2077">
    <w:pPr>
      <w:pBdr>
        <w:top w:val="single" w:sz="6" w:space="11" w:color="C9D6E0"/>
      </w:pBdr>
      <w:tabs>
        <w:tab w:val="right" w:pos="9360"/>
      </w:tabs>
      <w:ind w:left="426"/>
    </w:pPr>
    <w:r>
      <w:rPr>
        <w:color w:val="5A6B78"/>
        <w:sz w:val="15"/>
        <w:szCs w:val="15"/>
      </w:rPr>
      <w:t xml:space="preserve"> </w:t>
    </w:r>
    <w:r w:rsidRPr="00CB2077">
      <w:rPr>
        <w:color w:val="5A6B78"/>
        <w:sz w:val="15"/>
        <w:szCs w:val="15"/>
      </w:rPr>
      <w:t>Confidential | © 2026 Fourth Partner Energy Private. Ltd. | www.fourthpartner.co</w:t>
    </w:r>
    <w:r w:rsidRPr="00CB2077">
      <w:rPr>
        <w:sz w:val="15"/>
        <w:szCs w:val="15"/>
      </w:rPr>
      <w:t xml:space="preserve"> </w:t>
    </w:r>
    <w:r>
      <w:rPr>
        <w:sz w:val="15"/>
        <w:szCs w:val="15"/>
      </w:rPr>
      <w:tab/>
    </w:r>
    <w:r>
      <w:rPr>
        <w:sz w:val="15"/>
        <w:szCs w:val="15"/>
      </w:rPr>
      <w:tab/>
    </w:r>
    <w:r>
      <w:rPr>
        <w:sz w:val="15"/>
        <w:szCs w:val="15"/>
      </w:rPr>
      <w:tab/>
    </w:r>
    <w:r>
      <w:rPr>
        <w:color w:val="5A6B78"/>
        <w:sz w:val="15"/>
        <w:szCs w:val="15"/>
      </w:rPr>
      <w:t xml:space="preserve">Page </w:t>
    </w:r>
    <w:r>
      <w:rPr>
        <w:color w:val="5A6B78"/>
        <w:sz w:val="15"/>
        <w:szCs w:val="15"/>
      </w:rPr>
      <w:fldChar w:fldCharType="begin"/>
    </w:r>
    <w:r>
      <w:rPr>
        <w:color w:val="5A6B78"/>
        <w:sz w:val="15"/>
        <w:szCs w:val="15"/>
      </w:rPr>
      <w:instrText>PAGE</w:instrText>
    </w:r>
    <w:r>
      <w:rPr>
        <w:color w:val="5A6B78"/>
        <w:sz w:val="15"/>
        <w:szCs w:val="15"/>
      </w:rPr>
      <w:fldChar w:fldCharType="separate"/>
    </w:r>
    <w:r>
      <w:rPr>
        <w:color w:val="5A6B78"/>
        <w:sz w:val="15"/>
        <w:szCs w:val="15"/>
      </w:rPr>
      <w:t>3</w:t>
    </w:r>
    <w:r>
      <w:rPr>
        <w:color w:val="5A6B78"/>
        <w:sz w:val="15"/>
        <w:szCs w:val="15"/>
      </w:rPr>
      <w:fldChar w:fldCharType="end"/>
    </w:r>
    <w:r>
      <w:rPr>
        <w:color w:val="5A6B78"/>
        <w:sz w:val="15"/>
        <w:szCs w:val="15"/>
      </w:rPr>
      <w:t xml:space="preserve"> of </w:t>
    </w:r>
    <w:r>
      <w:rPr>
        <w:color w:val="5A6B78"/>
        <w:sz w:val="15"/>
        <w:szCs w:val="15"/>
      </w:rPr>
      <w:fldChar w:fldCharType="begin"/>
    </w:r>
    <w:r>
      <w:rPr>
        <w:color w:val="5A6B78"/>
        <w:sz w:val="15"/>
        <w:szCs w:val="15"/>
      </w:rPr>
      <w:instrText>NUMPAGES</w:instrText>
    </w:r>
    <w:r>
      <w:rPr>
        <w:color w:val="5A6B78"/>
        <w:sz w:val="15"/>
        <w:szCs w:val="15"/>
      </w:rPr>
      <w:fldChar w:fldCharType="separate"/>
    </w:r>
    <w:r>
      <w:rPr>
        <w:color w:val="5A6B78"/>
        <w:sz w:val="15"/>
        <w:szCs w:val="15"/>
      </w:rPr>
      <w:t>16</w:t>
    </w:r>
    <w:r>
      <w:rPr>
        <w:color w:val="5A6B78"/>
        <w:sz w:val="15"/>
        <w:szCs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91E7" w14:textId="79973D1E" w:rsidR="005B051C" w:rsidRDefault="00000000">
    <w:pPr>
      <w:pStyle w:val="Footer"/>
      <w:jc w:val="center"/>
    </w:pPr>
    <w:r>
      <w:fldChar w:fldCharType="begin"/>
    </w:r>
    <w:r>
      <w:instrText>PAGE</w:instrText>
    </w:r>
    <w:r>
      <w:fldChar w:fldCharType="separate"/>
    </w:r>
    <w:r w:rsidR="00371A9C">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D8EB2" w14:textId="77777777" w:rsidR="009C11AD" w:rsidRDefault="009C11AD">
      <w:r>
        <w:separator/>
      </w:r>
    </w:p>
  </w:footnote>
  <w:footnote w:type="continuationSeparator" w:id="0">
    <w:p w14:paraId="75C209F1" w14:textId="77777777" w:rsidR="009C11AD" w:rsidRDefault="009C1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1542" w14:textId="77777777" w:rsidR="002C6C92" w:rsidRDefault="003E13BD" w:rsidP="003E13BD">
    <w:pPr>
      <w:pStyle w:val="Header"/>
      <w:pBdr>
        <w:bottom w:val="single" w:sz="6" w:space="0" w:color="auto"/>
      </w:pBdr>
      <w:rPr>
        <w:noProof/>
      </w:rPr>
    </w:pPr>
    <w:r>
      <w:rPr>
        <w:noProof/>
      </w:rPr>
      <w:drawing>
        <wp:anchor distT="0" distB="0" distL="114300" distR="114300" simplePos="0" relativeHeight="251668480" behindDoc="0" locked="0" layoutInCell="1" allowOverlap="1" wp14:anchorId="2D1DFD28" wp14:editId="4BC12C8B">
          <wp:simplePos x="0" y="0"/>
          <wp:positionH relativeFrom="page">
            <wp:posOffset>6697133</wp:posOffset>
          </wp:positionH>
          <wp:positionV relativeFrom="paragraph">
            <wp:posOffset>-231443</wp:posOffset>
          </wp:positionV>
          <wp:extent cx="795020" cy="466992"/>
          <wp:effectExtent l="0" t="0" r="5080" b="9525"/>
          <wp:wrapNone/>
          <wp:docPr id="1286607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 b="11889"/>
                  <a:stretch>
                    <a:fillRect/>
                  </a:stretch>
                </pic:blipFill>
                <pic:spPr bwMode="auto">
                  <a:xfrm>
                    <a:off x="0" y="0"/>
                    <a:ext cx="796884" cy="4680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0528" behindDoc="1" locked="0" layoutInCell="1" allowOverlap="1" wp14:anchorId="67D607B1" wp14:editId="402ED2EE">
              <wp:simplePos x="0" y="0"/>
              <wp:positionH relativeFrom="column">
                <wp:posOffset>219710</wp:posOffset>
              </wp:positionH>
              <wp:positionV relativeFrom="paragraph">
                <wp:posOffset>-21590</wp:posOffset>
              </wp:positionV>
              <wp:extent cx="4013200" cy="1404620"/>
              <wp:effectExtent l="0" t="0" r="0" b="1270"/>
              <wp:wrapNone/>
              <wp:docPr id="736608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0" cy="1404620"/>
                      </a:xfrm>
                      <a:prstGeom prst="rect">
                        <a:avLst/>
                      </a:prstGeom>
                      <a:noFill/>
                      <a:ln w="9525">
                        <a:noFill/>
                        <a:miter lim="800000"/>
                        <a:headEnd/>
                        <a:tailEnd/>
                      </a:ln>
                    </wps:spPr>
                    <wps:txbx>
                      <w:txbxContent>
                        <w:p w14:paraId="481205BF" w14:textId="77777777" w:rsidR="003E13BD" w:rsidRPr="00CB2077" w:rsidRDefault="003E13BD">
                          <w:pPr>
                            <w:rPr>
                              <w:color w:val="5A6B78"/>
                              <w:sz w:val="15"/>
                              <w:szCs w:val="15"/>
                            </w:rPr>
                          </w:pPr>
                          <w:r w:rsidRPr="00CB2077">
                            <w:rPr>
                              <w:color w:val="5A6B78"/>
                              <w:sz w:val="15"/>
                              <w:szCs w:val="15"/>
                            </w:rPr>
                            <w:t xml:space="preserve">Fourth Partner Energy · Solar </w:t>
                          </w:r>
                          <w:r w:rsidR="005D0BFB">
                            <w:rPr>
                              <w:color w:val="5A6B78"/>
                              <w:sz w:val="15"/>
                              <w:szCs w:val="15"/>
                            </w:rPr>
                            <w:t>OPEX</w:t>
                          </w:r>
                          <w:r w:rsidRPr="00CB2077">
                            <w:rPr>
                              <w:color w:val="5A6B78"/>
                              <w:sz w:val="15"/>
                              <w:szCs w:val="15"/>
                            </w:rPr>
                            <w:t xml:space="preserve"> Proposal ·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type w14:anchorId="67D607B1" id="_x0000_t202" coordsize="21600,21600" o:spt="202" path="m,l,21600r21600,l21600,xe">
              <v:stroke joinstyle="miter"/>
              <v:path gradientshapeok="t" o:connecttype="rect"/>
            </v:shapetype>
            <v:shape id="_x0000_s1042" type="#_x0000_t202" style="position:absolute;margin-left:17.3pt;margin-top:-1.7pt;width:316pt;height:110.6pt;z-index:-251645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" filled="f" stroked="f">
              <v:textbox style="mso-fit-shape-to-text:t">
                <w:txbxContent>
                  <w:p w14:paraId="481205BF" w14:textId="77777777" w:rsidR="003E13BD" w:rsidRPr="00CB2077" w:rsidRDefault="003E13BD">
                    <w:pPr>
                      <w:rPr>
                        <w:color w:val="5A6B78"/>
                        <w:sz w:val="15"/>
                        <w:szCs w:val="15"/>
                      </w:rPr>
                    </w:pPr>
                    <w:r w:rsidRPr="00CB2077">
                      <w:rPr>
                        <w:color w:val="5A6B78"/>
                        <w:sz w:val="15"/>
                        <w:szCs w:val="15"/>
                      </w:rPr>
                      <w:t xml:space="preserve">Fourth Partner Energy · Solar </w:t>
                    </w:r>
                    <w:r w:rsidR="005D0BFB">
                      <w:rPr>
                        <w:color w:val="5A6B78"/>
                        <w:sz w:val="15"/>
                        <w:szCs w:val="15"/>
                      </w:rPr>
                      <w:t>OPEX</w:t>
                    </w:r>
                    <w:r w:rsidRPr="00CB2077">
                      <w:rPr>
                        <w:color w:val="5A6B78"/>
                        <w:sz w:val="15"/>
                        <w:szCs w:val="15"/>
                      </w:rPr>
                      <w:t xml:space="preserve"> Proposal ·  </w:t>
                    </w:r>
                  </w:p>
                </w:txbxContent>
              </v:textbox>
            </v:shape>
          </w:pict>
        </mc:Fallback>
      </mc:AlternateContent>
    </w:r>
  </w:p>
  <w:p w14:paraId="34E26D94" w14:textId="77777777" w:rsidR="00CB2077" w:rsidRDefault="002C6C92" w:rsidP="003E13BD">
    <w:pPr>
      <w:pStyle w:val="Header"/>
      <w:pBdr>
        <w:bottom w:val="single" w:sz="6" w:space="0" w:color="auto"/>
      </w:pBdr>
    </w:pPr>
    <w:r>
      <w:t xml:space="preserve">        </w:t>
    </w:r>
  </w:p>
  <w:p w14:paraId="6D92901E" w14:textId="77777777" w:rsidR="002C6C92" w:rsidRPr="00C834F1" w:rsidRDefault="002C6C92" w:rsidP="00C83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997D" w14:textId="41FE8FAC" w:rsidR="004A4A98" w:rsidRPr="0037459B" w:rsidRDefault="0037459B" w:rsidP="0037459B">
    <w:pPr>
      <w:pStyle w:val="Header"/>
    </w:pPr>
    <w:r w:rsidRPr="0037459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222E5" w14:textId="77777777" w:rsidR="0037459B" w:rsidRDefault="0037459B" w:rsidP="0037459B">
    <w:pPr>
      <w:pStyle w:val="Header"/>
      <w:pBdr>
        <w:bottom w:val="single" w:sz="6" w:space="0" w:color="auto"/>
      </w:pBdr>
      <w:rPr>
        <w:noProof/>
      </w:rPr>
    </w:pPr>
    <w:r>
      <w:rPr>
        <w:noProof/>
      </w:rPr>
      <w:drawing>
        <wp:anchor distT="0" distB="0" distL="114300" distR="114300" simplePos="0" relativeHeight="251675648" behindDoc="0" locked="0" layoutInCell="1" allowOverlap="1" wp14:anchorId="52C7491B" wp14:editId="424C72AA">
          <wp:simplePos x="0" y="0"/>
          <wp:positionH relativeFrom="page">
            <wp:posOffset>6697133</wp:posOffset>
          </wp:positionH>
          <wp:positionV relativeFrom="paragraph">
            <wp:posOffset>-231443</wp:posOffset>
          </wp:positionV>
          <wp:extent cx="795020" cy="466992"/>
          <wp:effectExtent l="0" t="0" r="5080" b="9525"/>
          <wp:wrapNone/>
          <wp:docPr id="1408527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 b="11889"/>
                  <a:stretch>
                    <a:fillRect/>
                  </a:stretch>
                </pic:blipFill>
                <pic:spPr bwMode="auto">
                  <a:xfrm>
                    <a:off x="0" y="0"/>
                    <a:ext cx="796884" cy="4680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1" locked="0" layoutInCell="1" allowOverlap="1" wp14:anchorId="09D7C624" wp14:editId="35D91983">
              <wp:simplePos x="0" y="0"/>
              <wp:positionH relativeFrom="column">
                <wp:posOffset>219710</wp:posOffset>
              </wp:positionH>
              <wp:positionV relativeFrom="paragraph">
                <wp:posOffset>-21590</wp:posOffset>
              </wp:positionV>
              <wp:extent cx="4013200" cy="1404620"/>
              <wp:effectExtent l="0" t="0" r="0" b="1270"/>
              <wp:wrapNone/>
              <wp:docPr id="1482525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0" cy="1404620"/>
                      </a:xfrm>
                      <a:prstGeom prst="rect">
                        <a:avLst/>
                      </a:prstGeom>
                      <a:noFill/>
                      <a:ln w="9525">
                        <a:noFill/>
                        <a:miter lim="800000"/>
                        <a:headEnd/>
                        <a:tailEnd/>
                      </a:ln>
                    </wps:spPr>
                    <wps:txbx>
                      <w:txbxContent>
                        <w:p w14:paraId="2308BA36" w14:textId="77777777" w:rsidR="0037459B" w:rsidRPr="00CB2077" w:rsidRDefault="0037459B" w:rsidP="0037459B">
                          <w:pPr>
                            <w:rPr>
                              <w:color w:val="5A6B78"/>
                              <w:sz w:val="15"/>
                              <w:szCs w:val="15"/>
                            </w:rPr>
                          </w:pPr>
                          <w:r w:rsidRPr="00CB2077">
                            <w:rPr>
                              <w:color w:val="5A6B78"/>
                              <w:sz w:val="15"/>
                              <w:szCs w:val="15"/>
                            </w:rPr>
                            <w:t xml:space="preserve">Fourth Partner Energy · Solar </w:t>
                          </w:r>
                          <w:r>
                            <w:rPr>
                              <w:color w:val="5A6B78"/>
                              <w:sz w:val="15"/>
                              <w:szCs w:val="15"/>
                            </w:rPr>
                            <w:t>OPEX</w:t>
                          </w:r>
                          <w:r w:rsidRPr="00CB2077">
                            <w:rPr>
                              <w:color w:val="5A6B78"/>
                              <w:sz w:val="15"/>
                              <w:szCs w:val="15"/>
                            </w:rPr>
                            <w:t xml:space="preserve"> Proposal ·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type w14:anchorId="09D7C624" id="_x0000_t202" coordsize="21600,21600" o:spt="202" path="m,l,21600r21600,l21600,xe">
              <v:stroke joinstyle="miter"/>
              <v:path gradientshapeok="t" o:connecttype="rect"/>
            </v:shapetype>
            <v:shape id="_x0000_s1043" type="#_x0000_t202" style="position:absolute;margin-left:17.3pt;margin-top:-1.7pt;width:316pt;height:110.6pt;z-index:-2516398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" filled="f" stroked="f">
              <v:textbox style="mso-fit-shape-to-text:t">
                <w:txbxContent>
                  <w:p w14:paraId="2308BA36" w14:textId="77777777" w:rsidR="0037459B" w:rsidRPr="00CB2077" w:rsidRDefault="0037459B" w:rsidP="0037459B">
                    <w:pPr>
                      <w:rPr>
                        <w:color w:val="5A6B78"/>
                        <w:sz w:val="15"/>
                        <w:szCs w:val="15"/>
                      </w:rPr>
                    </w:pPr>
                    <w:r w:rsidRPr="00CB2077">
                      <w:rPr>
                        <w:color w:val="5A6B78"/>
                        <w:sz w:val="15"/>
                        <w:szCs w:val="15"/>
                      </w:rPr>
                      <w:t xml:space="preserve">Fourth Partner Energy · Solar </w:t>
                    </w:r>
                    <w:r>
                      <w:rPr>
                        <w:color w:val="5A6B78"/>
                        <w:sz w:val="15"/>
                        <w:szCs w:val="15"/>
                      </w:rPr>
                      <w:t>OPEX</w:t>
                    </w:r>
                    <w:r w:rsidRPr="00CB2077">
                      <w:rPr>
                        <w:color w:val="5A6B78"/>
                        <w:sz w:val="15"/>
                        <w:szCs w:val="15"/>
                      </w:rPr>
                      <w:t xml:space="preserve"> Proposal ·  </w:t>
                    </w:r>
                  </w:p>
                </w:txbxContent>
              </v:textbox>
            </v:shape>
          </w:pict>
        </mc:Fallback>
      </mc:AlternateContent>
    </w:r>
  </w:p>
  <w:p w14:paraId="49A179B7" w14:textId="77777777" w:rsidR="0037459B" w:rsidRPr="004A4A98" w:rsidRDefault="0037459B" w:rsidP="0037459B">
    <w:pPr>
      <w:pStyle w:val="Header"/>
      <w:pBdr>
        <w:bottom w:val="single" w:sz="6" w:space="0" w:color="auto"/>
      </w:pBdr>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699D" w14:textId="77777777" w:rsidR="00EE5AA4" w:rsidRPr="004A4A98" w:rsidRDefault="00EE5AA4" w:rsidP="004A4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5C1"/>
    <w:multiLevelType w:val="hybridMultilevel"/>
    <w:tmpl w:val="C63EAB5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694188"/>
    <w:multiLevelType w:val="hybridMultilevel"/>
    <w:tmpl w:val="9760BABA"/>
    <w:lvl w:ilvl="0" w:tplc="F05A550C">
      <w:start w:val="1"/>
      <w:numFmt w:val="bullet"/>
      <w:lvlText w:val="●"/>
      <w:lvlJc w:val="left"/>
      <w:pPr>
        <w:ind w:left="720" w:hanging="360"/>
      </w:pPr>
    </w:lvl>
    <w:lvl w:ilvl="1" w:tplc="FEF00622">
      <w:start w:val="1"/>
      <w:numFmt w:val="bullet"/>
      <w:lvlText w:val="○"/>
      <w:lvlJc w:val="left"/>
      <w:pPr>
        <w:ind w:left="1440" w:hanging="360"/>
      </w:pPr>
    </w:lvl>
    <w:lvl w:ilvl="2" w:tplc="C7EEB078">
      <w:start w:val="1"/>
      <w:numFmt w:val="bullet"/>
      <w:lvlText w:val="■"/>
      <w:lvlJc w:val="left"/>
      <w:pPr>
        <w:ind w:left="2160" w:hanging="360"/>
      </w:pPr>
    </w:lvl>
    <w:lvl w:ilvl="3" w:tplc="8410DB48">
      <w:start w:val="1"/>
      <w:numFmt w:val="bullet"/>
      <w:lvlText w:val="●"/>
      <w:lvlJc w:val="left"/>
      <w:pPr>
        <w:ind w:left="2880" w:hanging="360"/>
      </w:pPr>
    </w:lvl>
    <w:lvl w:ilvl="4" w:tplc="18389408">
      <w:start w:val="1"/>
      <w:numFmt w:val="bullet"/>
      <w:lvlText w:val="○"/>
      <w:lvlJc w:val="left"/>
      <w:pPr>
        <w:ind w:left="3600" w:hanging="360"/>
      </w:pPr>
    </w:lvl>
    <w:lvl w:ilvl="5" w:tplc="93BC1B94">
      <w:start w:val="1"/>
      <w:numFmt w:val="bullet"/>
      <w:lvlText w:val="■"/>
      <w:lvlJc w:val="left"/>
      <w:pPr>
        <w:ind w:left="4320" w:hanging="360"/>
      </w:pPr>
    </w:lvl>
    <w:lvl w:ilvl="6" w:tplc="6E74C9E6">
      <w:start w:val="1"/>
      <w:numFmt w:val="bullet"/>
      <w:lvlText w:val="●"/>
      <w:lvlJc w:val="left"/>
      <w:pPr>
        <w:ind w:left="5040" w:hanging="360"/>
      </w:pPr>
    </w:lvl>
    <w:lvl w:ilvl="7" w:tplc="FDCC0EFA">
      <w:start w:val="1"/>
      <w:numFmt w:val="bullet"/>
      <w:lvlText w:val="●"/>
      <w:lvlJc w:val="left"/>
      <w:pPr>
        <w:ind w:left="5760" w:hanging="360"/>
      </w:pPr>
    </w:lvl>
    <w:lvl w:ilvl="8" w:tplc="E9B4287C">
      <w:start w:val="1"/>
      <w:numFmt w:val="bullet"/>
      <w:lvlText w:val="●"/>
      <w:lvlJc w:val="left"/>
      <w:pPr>
        <w:ind w:left="6480" w:hanging="360"/>
      </w:pPr>
    </w:lvl>
  </w:abstractNum>
  <w:abstractNum w:abstractNumId="2" w15:restartNumberingAfterBreak="0">
    <w:nsid w:val="066F7C85"/>
    <w:multiLevelType w:val="hybridMultilevel"/>
    <w:tmpl w:val="78A008D6"/>
    <w:lvl w:ilvl="0" w:tplc="55285268">
      <w:start w:val="1"/>
      <w:numFmt w:val="bullet"/>
      <w:lvlText w:val="•"/>
      <w:lvlJc w:val="left"/>
      <w:pPr>
        <w:ind w:left="540" w:hanging="280"/>
      </w:pPr>
    </w:lvl>
    <w:lvl w:ilvl="1" w:tplc="BD8C2312">
      <w:numFmt w:val="decimal"/>
      <w:lvlText w:val=""/>
      <w:lvlJc w:val="left"/>
    </w:lvl>
    <w:lvl w:ilvl="2" w:tplc="C34E2C64">
      <w:numFmt w:val="decimal"/>
      <w:lvlText w:val=""/>
      <w:lvlJc w:val="left"/>
    </w:lvl>
    <w:lvl w:ilvl="3" w:tplc="80C235EC">
      <w:numFmt w:val="decimal"/>
      <w:lvlText w:val=""/>
      <w:lvlJc w:val="left"/>
    </w:lvl>
    <w:lvl w:ilvl="4" w:tplc="FA60F04A">
      <w:numFmt w:val="decimal"/>
      <w:lvlText w:val=""/>
      <w:lvlJc w:val="left"/>
    </w:lvl>
    <w:lvl w:ilvl="5" w:tplc="097A0238">
      <w:numFmt w:val="decimal"/>
      <w:lvlText w:val=""/>
      <w:lvlJc w:val="left"/>
    </w:lvl>
    <w:lvl w:ilvl="6" w:tplc="97B22178">
      <w:numFmt w:val="decimal"/>
      <w:lvlText w:val=""/>
      <w:lvlJc w:val="left"/>
    </w:lvl>
    <w:lvl w:ilvl="7" w:tplc="4BA423DC">
      <w:numFmt w:val="decimal"/>
      <w:lvlText w:val=""/>
      <w:lvlJc w:val="left"/>
    </w:lvl>
    <w:lvl w:ilvl="8" w:tplc="F38005B4">
      <w:numFmt w:val="decimal"/>
      <w:lvlText w:val=""/>
      <w:lvlJc w:val="left"/>
    </w:lvl>
  </w:abstractNum>
  <w:abstractNum w:abstractNumId="3" w15:restartNumberingAfterBreak="0">
    <w:nsid w:val="11E70B53"/>
    <w:multiLevelType w:val="hybridMultilevel"/>
    <w:tmpl w:val="EF1ED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3D1757"/>
    <w:multiLevelType w:val="hybridMultilevel"/>
    <w:tmpl w:val="5380B1D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EB65DFB"/>
    <w:multiLevelType w:val="hybridMultilevel"/>
    <w:tmpl w:val="6F8228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09F22A6"/>
    <w:multiLevelType w:val="hybridMultilevel"/>
    <w:tmpl w:val="4A5614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013D96"/>
    <w:multiLevelType w:val="hybridMultilevel"/>
    <w:tmpl w:val="DE0AD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4C56BA"/>
    <w:multiLevelType w:val="hybridMultilevel"/>
    <w:tmpl w:val="B5620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297C3923"/>
    <w:multiLevelType w:val="multilevel"/>
    <w:tmpl w:val="82DE0EEC"/>
    <w:lvl w:ilvl="0">
      <w:start w:val="1"/>
      <w:numFmt w:val="decimal"/>
      <w:lvlText w:val="%1.0"/>
      <w:lvlJc w:val="left"/>
      <w:pPr>
        <w:ind w:left="180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7920" w:hanging="1440"/>
      </w:pPr>
      <w:rPr>
        <w:rFonts w:hint="default"/>
      </w:rPr>
    </w:lvl>
    <w:lvl w:ilvl="8">
      <w:start w:val="1"/>
      <w:numFmt w:val="decimal"/>
      <w:lvlText w:val="%1.%2.%3.%4.%5.%6.%7.%8.%9"/>
      <w:lvlJc w:val="left"/>
      <w:pPr>
        <w:ind w:left="9000" w:hanging="1800"/>
      </w:pPr>
      <w:rPr>
        <w:rFonts w:hint="default"/>
      </w:rPr>
    </w:lvl>
  </w:abstractNum>
  <w:abstractNum w:abstractNumId="10" w15:restartNumberingAfterBreak="0">
    <w:nsid w:val="2E287D55"/>
    <w:multiLevelType w:val="hybridMultilevel"/>
    <w:tmpl w:val="FAFE7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9C5DB7"/>
    <w:multiLevelType w:val="hybridMultilevel"/>
    <w:tmpl w:val="24A06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DF6E7F"/>
    <w:multiLevelType w:val="hybridMultilevel"/>
    <w:tmpl w:val="A14C537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A8821BD"/>
    <w:multiLevelType w:val="hybridMultilevel"/>
    <w:tmpl w:val="FB2C49D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D8F683B"/>
    <w:multiLevelType w:val="hybridMultilevel"/>
    <w:tmpl w:val="E56633C6"/>
    <w:lvl w:ilvl="0" w:tplc="6B506498">
      <w:numFmt w:val="bullet"/>
      <w:lvlText w:val="-"/>
      <w:lvlJc w:val="left"/>
      <w:pPr>
        <w:ind w:left="360" w:hanging="360"/>
      </w:pPr>
      <w:rPr>
        <w:rFonts w:ascii="Aptos" w:eastAsiaTheme="minorEastAsia" w:hAnsi="Aptos"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4774D0D"/>
    <w:multiLevelType w:val="hybridMultilevel"/>
    <w:tmpl w:val="1FB6D46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BC16659"/>
    <w:multiLevelType w:val="hybridMultilevel"/>
    <w:tmpl w:val="83C22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1966DE"/>
    <w:multiLevelType w:val="hybridMultilevel"/>
    <w:tmpl w:val="3BDCD08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 w15:restartNumberingAfterBreak="0">
    <w:nsid w:val="5DC808D8"/>
    <w:multiLevelType w:val="hybridMultilevel"/>
    <w:tmpl w:val="E4845F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30054EC"/>
    <w:multiLevelType w:val="hybridMultilevel"/>
    <w:tmpl w:val="2D00B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D12A90"/>
    <w:multiLevelType w:val="hybridMultilevel"/>
    <w:tmpl w:val="04C09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CB4394"/>
    <w:multiLevelType w:val="hybridMultilevel"/>
    <w:tmpl w:val="0F6CFB6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2EA3A6A"/>
    <w:multiLevelType w:val="hybridMultilevel"/>
    <w:tmpl w:val="46CC79E0"/>
    <w:lvl w:ilvl="0" w:tplc="6B506498">
      <w:numFmt w:val="bullet"/>
      <w:lvlText w:val="-"/>
      <w:lvlJc w:val="left"/>
      <w:pPr>
        <w:ind w:left="720" w:hanging="360"/>
      </w:pPr>
      <w:rPr>
        <w:rFonts w:ascii="Aptos" w:eastAsiaTheme="minorEastAsia" w:hAnsi="Apto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A93F9A"/>
    <w:multiLevelType w:val="hybridMultilevel"/>
    <w:tmpl w:val="89E0D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2338592">
    <w:abstractNumId w:val="1"/>
    <w:lvlOverride w:ilvl="0">
      <w:startOverride w:val="1"/>
    </w:lvlOverride>
  </w:num>
  <w:num w:numId="2" w16cid:durableId="1619021935">
    <w:abstractNumId w:val="23"/>
  </w:num>
  <w:num w:numId="3" w16cid:durableId="354306244">
    <w:abstractNumId w:val="14"/>
  </w:num>
  <w:num w:numId="4" w16cid:durableId="344015268">
    <w:abstractNumId w:val="22"/>
  </w:num>
  <w:num w:numId="5" w16cid:durableId="1449154880">
    <w:abstractNumId w:val="10"/>
  </w:num>
  <w:num w:numId="6" w16cid:durableId="1874538779">
    <w:abstractNumId w:val="9"/>
  </w:num>
  <w:num w:numId="7" w16cid:durableId="123348560">
    <w:abstractNumId w:val="13"/>
  </w:num>
  <w:num w:numId="8" w16cid:durableId="494036986">
    <w:abstractNumId w:val="7"/>
  </w:num>
  <w:num w:numId="9" w16cid:durableId="474833814">
    <w:abstractNumId w:val="16"/>
  </w:num>
  <w:num w:numId="10" w16cid:durableId="1901548681">
    <w:abstractNumId w:val="19"/>
  </w:num>
  <w:num w:numId="11" w16cid:durableId="1235315139">
    <w:abstractNumId w:val="8"/>
  </w:num>
  <w:num w:numId="12" w16cid:durableId="431558709">
    <w:abstractNumId w:val="20"/>
  </w:num>
  <w:num w:numId="13" w16cid:durableId="541943650">
    <w:abstractNumId w:val="4"/>
  </w:num>
  <w:num w:numId="14" w16cid:durableId="519661160">
    <w:abstractNumId w:val="15"/>
  </w:num>
  <w:num w:numId="15" w16cid:durableId="1369258461">
    <w:abstractNumId w:val="5"/>
  </w:num>
  <w:num w:numId="16" w16cid:durableId="1194728910">
    <w:abstractNumId w:val="21"/>
  </w:num>
  <w:num w:numId="17" w16cid:durableId="1798377804">
    <w:abstractNumId w:val="12"/>
  </w:num>
  <w:num w:numId="18" w16cid:durableId="2134865695">
    <w:abstractNumId w:val="6"/>
  </w:num>
  <w:num w:numId="19" w16cid:durableId="583074569">
    <w:abstractNumId w:val="0"/>
  </w:num>
  <w:num w:numId="20" w16cid:durableId="1543713817">
    <w:abstractNumId w:val="17"/>
  </w:num>
  <w:num w:numId="21" w16cid:durableId="1932621003">
    <w:abstractNumId w:val="18"/>
  </w:num>
  <w:num w:numId="22" w16cid:durableId="1691685088">
    <w:abstractNumId w:val="3"/>
  </w:num>
  <w:num w:numId="23" w16cid:durableId="4199096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FD1"/>
    <w:rsid w:val="000104C2"/>
    <w:rsid w:val="000152E7"/>
    <w:rsid w:val="00017429"/>
    <w:rsid w:val="00026B7C"/>
    <w:rsid w:val="000321E9"/>
    <w:rsid w:val="00052D88"/>
    <w:rsid w:val="000577D3"/>
    <w:rsid w:val="0006685A"/>
    <w:rsid w:val="000675A2"/>
    <w:rsid w:val="00085EE5"/>
    <w:rsid w:val="00086411"/>
    <w:rsid w:val="000964E3"/>
    <w:rsid w:val="000A0B2D"/>
    <w:rsid w:val="000A2DE5"/>
    <w:rsid w:val="000B40DF"/>
    <w:rsid w:val="000B727B"/>
    <w:rsid w:val="000D7ABB"/>
    <w:rsid w:val="000F743D"/>
    <w:rsid w:val="00115B92"/>
    <w:rsid w:val="0013041E"/>
    <w:rsid w:val="0014427B"/>
    <w:rsid w:val="00145A49"/>
    <w:rsid w:val="00150CA2"/>
    <w:rsid w:val="001521EC"/>
    <w:rsid w:val="00164187"/>
    <w:rsid w:val="001737F6"/>
    <w:rsid w:val="0019035B"/>
    <w:rsid w:val="00195A91"/>
    <w:rsid w:val="001D41CA"/>
    <w:rsid w:val="001F2A2D"/>
    <w:rsid w:val="00213079"/>
    <w:rsid w:val="002143C0"/>
    <w:rsid w:val="00216A5B"/>
    <w:rsid w:val="00223480"/>
    <w:rsid w:val="00230A72"/>
    <w:rsid w:val="00235574"/>
    <w:rsid w:val="0024154B"/>
    <w:rsid w:val="00246854"/>
    <w:rsid w:val="00250490"/>
    <w:rsid w:val="00251D36"/>
    <w:rsid w:val="00251ED0"/>
    <w:rsid w:val="00252184"/>
    <w:rsid w:val="00260168"/>
    <w:rsid w:val="00273F1E"/>
    <w:rsid w:val="002744AB"/>
    <w:rsid w:val="002753B1"/>
    <w:rsid w:val="00276CC3"/>
    <w:rsid w:val="00286F79"/>
    <w:rsid w:val="002903B0"/>
    <w:rsid w:val="002B551E"/>
    <w:rsid w:val="002C5D7C"/>
    <w:rsid w:val="002C6C92"/>
    <w:rsid w:val="002D48DA"/>
    <w:rsid w:val="002D7293"/>
    <w:rsid w:val="002F02BB"/>
    <w:rsid w:val="002F49FC"/>
    <w:rsid w:val="002F7C36"/>
    <w:rsid w:val="00301484"/>
    <w:rsid w:val="00332EC8"/>
    <w:rsid w:val="00337430"/>
    <w:rsid w:val="003563FB"/>
    <w:rsid w:val="00357FC6"/>
    <w:rsid w:val="00370944"/>
    <w:rsid w:val="00371A9C"/>
    <w:rsid w:val="0037459B"/>
    <w:rsid w:val="00376B93"/>
    <w:rsid w:val="003871D1"/>
    <w:rsid w:val="003C5DAC"/>
    <w:rsid w:val="003D10DB"/>
    <w:rsid w:val="003E13BD"/>
    <w:rsid w:val="003E3AA7"/>
    <w:rsid w:val="003F1C16"/>
    <w:rsid w:val="004006F6"/>
    <w:rsid w:val="00424582"/>
    <w:rsid w:val="00424DAB"/>
    <w:rsid w:val="00440600"/>
    <w:rsid w:val="00442697"/>
    <w:rsid w:val="00460959"/>
    <w:rsid w:val="00463CB5"/>
    <w:rsid w:val="0046674C"/>
    <w:rsid w:val="00473F7D"/>
    <w:rsid w:val="00484198"/>
    <w:rsid w:val="004864C7"/>
    <w:rsid w:val="0049458E"/>
    <w:rsid w:val="004A4A98"/>
    <w:rsid w:val="004A6DAF"/>
    <w:rsid w:val="004D26EB"/>
    <w:rsid w:val="004E00F7"/>
    <w:rsid w:val="004E601B"/>
    <w:rsid w:val="004E6CDD"/>
    <w:rsid w:val="004F1731"/>
    <w:rsid w:val="004F4148"/>
    <w:rsid w:val="00502104"/>
    <w:rsid w:val="00506150"/>
    <w:rsid w:val="00521975"/>
    <w:rsid w:val="005456EF"/>
    <w:rsid w:val="005473D3"/>
    <w:rsid w:val="0055025D"/>
    <w:rsid w:val="00550534"/>
    <w:rsid w:val="005571BB"/>
    <w:rsid w:val="005572EC"/>
    <w:rsid w:val="005609BD"/>
    <w:rsid w:val="00570650"/>
    <w:rsid w:val="0057524E"/>
    <w:rsid w:val="00581FBE"/>
    <w:rsid w:val="005A6234"/>
    <w:rsid w:val="005A6E96"/>
    <w:rsid w:val="005B051C"/>
    <w:rsid w:val="005B37DE"/>
    <w:rsid w:val="005B39B4"/>
    <w:rsid w:val="005C2B54"/>
    <w:rsid w:val="005D0BFB"/>
    <w:rsid w:val="005F0356"/>
    <w:rsid w:val="005F0A01"/>
    <w:rsid w:val="005F49EB"/>
    <w:rsid w:val="0060118E"/>
    <w:rsid w:val="00607890"/>
    <w:rsid w:val="00625CD7"/>
    <w:rsid w:val="00630440"/>
    <w:rsid w:val="0067146C"/>
    <w:rsid w:val="00695B28"/>
    <w:rsid w:val="006A6F04"/>
    <w:rsid w:val="006B0FC4"/>
    <w:rsid w:val="006B6C69"/>
    <w:rsid w:val="006D1683"/>
    <w:rsid w:val="006D5139"/>
    <w:rsid w:val="006E0BB0"/>
    <w:rsid w:val="006E172D"/>
    <w:rsid w:val="006E71B8"/>
    <w:rsid w:val="006E7DF5"/>
    <w:rsid w:val="00730452"/>
    <w:rsid w:val="00736CED"/>
    <w:rsid w:val="00737060"/>
    <w:rsid w:val="00737A9F"/>
    <w:rsid w:val="00737C76"/>
    <w:rsid w:val="00745C14"/>
    <w:rsid w:val="00746733"/>
    <w:rsid w:val="00753510"/>
    <w:rsid w:val="0075552A"/>
    <w:rsid w:val="0076060D"/>
    <w:rsid w:val="00763EB9"/>
    <w:rsid w:val="007735D3"/>
    <w:rsid w:val="0077645F"/>
    <w:rsid w:val="00777E1F"/>
    <w:rsid w:val="00781172"/>
    <w:rsid w:val="00787454"/>
    <w:rsid w:val="00787B51"/>
    <w:rsid w:val="007916E0"/>
    <w:rsid w:val="007935CC"/>
    <w:rsid w:val="007B23DC"/>
    <w:rsid w:val="007C1BBA"/>
    <w:rsid w:val="007C2032"/>
    <w:rsid w:val="007D07CB"/>
    <w:rsid w:val="007E1147"/>
    <w:rsid w:val="007E6EBA"/>
    <w:rsid w:val="007F1EDD"/>
    <w:rsid w:val="007F4538"/>
    <w:rsid w:val="0080403B"/>
    <w:rsid w:val="00804CDD"/>
    <w:rsid w:val="0081185A"/>
    <w:rsid w:val="00820649"/>
    <w:rsid w:val="00824E9B"/>
    <w:rsid w:val="008412EA"/>
    <w:rsid w:val="00854308"/>
    <w:rsid w:val="00867242"/>
    <w:rsid w:val="0089480A"/>
    <w:rsid w:val="008A6C58"/>
    <w:rsid w:val="008B2434"/>
    <w:rsid w:val="008D3A08"/>
    <w:rsid w:val="008D657E"/>
    <w:rsid w:val="008F7983"/>
    <w:rsid w:val="00906E38"/>
    <w:rsid w:val="00941ECC"/>
    <w:rsid w:val="00945F41"/>
    <w:rsid w:val="009554B6"/>
    <w:rsid w:val="00997D6A"/>
    <w:rsid w:val="009C11AD"/>
    <w:rsid w:val="009D2CB7"/>
    <w:rsid w:val="009D46F8"/>
    <w:rsid w:val="00A20DBB"/>
    <w:rsid w:val="00A22A26"/>
    <w:rsid w:val="00A2414F"/>
    <w:rsid w:val="00A30C95"/>
    <w:rsid w:val="00A43CE0"/>
    <w:rsid w:val="00A60109"/>
    <w:rsid w:val="00A66AEC"/>
    <w:rsid w:val="00A73487"/>
    <w:rsid w:val="00A76399"/>
    <w:rsid w:val="00A80425"/>
    <w:rsid w:val="00A92E2B"/>
    <w:rsid w:val="00A952AD"/>
    <w:rsid w:val="00A97826"/>
    <w:rsid w:val="00AA2A5B"/>
    <w:rsid w:val="00AB10B9"/>
    <w:rsid w:val="00AB3CF9"/>
    <w:rsid w:val="00AD33D3"/>
    <w:rsid w:val="00AD3FAD"/>
    <w:rsid w:val="00AD4625"/>
    <w:rsid w:val="00AD6619"/>
    <w:rsid w:val="00AE0EF9"/>
    <w:rsid w:val="00B133EC"/>
    <w:rsid w:val="00B40140"/>
    <w:rsid w:val="00B40AA3"/>
    <w:rsid w:val="00B5649C"/>
    <w:rsid w:val="00B75DD1"/>
    <w:rsid w:val="00B85206"/>
    <w:rsid w:val="00BA4365"/>
    <w:rsid w:val="00BB6505"/>
    <w:rsid w:val="00BB7DE5"/>
    <w:rsid w:val="00BC0820"/>
    <w:rsid w:val="00BD37F4"/>
    <w:rsid w:val="00BE2950"/>
    <w:rsid w:val="00BE5B60"/>
    <w:rsid w:val="00BF4172"/>
    <w:rsid w:val="00BF467B"/>
    <w:rsid w:val="00C01824"/>
    <w:rsid w:val="00C37334"/>
    <w:rsid w:val="00C37F80"/>
    <w:rsid w:val="00C547D3"/>
    <w:rsid w:val="00C60E3B"/>
    <w:rsid w:val="00C6111F"/>
    <w:rsid w:val="00C65FD1"/>
    <w:rsid w:val="00C834F1"/>
    <w:rsid w:val="00C83C4C"/>
    <w:rsid w:val="00C853E2"/>
    <w:rsid w:val="00CA4998"/>
    <w:rsid w:val="00CB2077"/>
    <w:rsid w:val="00CB2C28"/>
    <w:rsid w:val="00CF413B"/>
    <w:rsid w:val="00CF64EA"/>
    <w:rsid w:val="00D23AFC"/>
    <w:rsid w:val="00D33864"/>
    <w:rsid w:val="00D346AA"/>
    <w:rsid w:val="00D3698E"/>
    <w:rsid w:val="00D617FC"/>
    <w:rsid w:val="00D740EB"/>
    <w:rsid w:val="00D80BFF"/>
    <w:rsid w:val="00DA243B"/>
    <w:rsid w:val="00DA5689"/>
    <w:rsid w:val="00DF3D30"/>
    <w:rsid w:val="00E02BF2"/>
    <w:rsid w:val="00E04798"/>
    <w:rsid w:val="00E143EA"/>
    <w:rsid w:val="00E15893"/>
    <w:rsid w:val="00E348BB"/>
    <w:rsid w:val="00E35473"/>
    <w:rsid w:val="00E526CE"/>
    <w:rsid w:val="00E62C1E"/>
    <w:rsid w:val="00E65F08"/>
    <w:rsid w:val="00E67F25"/>
    <w:rsid w:val="00E76225"/>
    <w:rsid w:val="00E8124D"/>
    <w:rsid w:val="00EA410B"/>
    <w:rsid w:val="00EA4D94"/>
    <w:rsid w:val="00EB155C"/>
    <w:rsid w:val="00EB2262"/>
    <w:rsid w:val="00EB6C7F"/>
    <w:rsid w:val="00ED07A6"/>
    <w:rsid w:val="00EE2981"/>
    <w:rsid w:val="00EE5AA4"/>
    <w:rsid w:val="00EF1EB2"/>
    <w:rsid w:val="00F00466"/>
    <w:rsid w:val="00F31C83"/>
    <w:rsid w:val="00F364A4"/>
    <w:rsid w:val="00F364C8"/>
    <w:rsid w:val="00F432EF"/>
    <w:rsid w:val="00F55859"/>
    <w:rsid w:val="00F56641"/>
    <w:rsid w:val="00F6507F"/>
    <w:rsid w:val="00F70539"/>
    <w:rsid w:val="00F7574A"/>
    <w:rsid w:val="00F76833"/>
    <w:rsid w:val="00F76A82"/>
    <w:rsid w:val="00F76DC5"/>
    <w:rsid w:val="00F80221"/>
    <w:rsid w:val="00F82D8E"/>
    <w:rsid w:val="00F863F5"/>
    <w:rsid w:val="00F8714A"/>
    <w:rsid w:val="00F87C6B"/>
    <w:rsid w:val="00F96F46"/>
    <w:rsid w:val="00FB178F"/>
    <w:rsid w:val="00FC162A"/>
    <w:rsid w:val="00FC2FEF"/>
    <w:rsid w:val="00FC4015"/>
    <w:rsid w:val="00FC69DE"/>
    <w:rsid w:val="00FC7B87"/>
    <w:rsid w:val="00FD448F"/>
    <w:rsid w:val="00FE6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74E1C"/>
  <w15:docId w15:val="{D9979487-2B97-4C95-9815-024243B1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7D3"/>
  </w:style>
  <w:style w:type="paragraph" w:styleId="Heading1">
    <w:name w:val="heading 1"/>
    <w:uiPriority w:val="9"/>
    <w:qFormat/>
    <w:pPr>
      <w:spacing w:after="160"/>
      <w:outlineLvl w:val="0"/>
    </w:pPr>
    <w:rPr>
      <w:b/>
      <w:bCs/>
      <w:color w:val="0B3C66"/>
      <w:sz w:val="30"/>
      <w:szCs w:val="30"/>
    </w:rPr>
  </w:style>
  <w:style w:type="paragraph" w:styleId="Heading2">
    <w:name w:val="heading 2"/>
    <w:uiPriority w:val="9"/>
    <w:unhideWhenUsed/>
    <w:qFormat/>
    <w:pPr>
      <w:spacing w:before="240" w:after="120"/>
      <w:outlineLvl w:val="1"/>
    </w:pPr>
    <w:rPr>
      <w:b/>
      <w:bCs/>
      <w:color w:val="0B3C6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D33D3"/>
    <w:pPr>
      <w:keepNext/>
      <w:keepLines/>
      <w:spacing w:before="40"/>
      <w:outlineLvl w:val="6"/>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basedOn w:val="Heading2"/>
    <w:qFormat/>
    <w:rsid w:val="00A76399"/>
    <w:pPr>
      <w:pBdr>
        <w:left w:val="single" w:sz="20" w:space="8" w:color="E87722"/>
      </w:pBdr>
      <w:spacing w:before="280" w:after="140"/>
      <w:ind w:left="720"/>
    </w:p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6E172D"/>
    <w:pPr>
      <w:tabs>
        <w:tab w:val="right" w:leader="dot" w:pos="10070"/>
      </w:tabs>
      <w:spacing w:before="240" w:after="100" w:line="360" w:lineRule="auto"/>
      <w:ind w:left="1440"/>
    </w:pPr>
  </w:style>
  <w:style w:type="paragraph" w:styleId="Header">
    <w:name w:val="header"/>
    <w:basedOn w:val="Normal"/>
    <w:link w:val="HeaderChar"/>
    <w:uiPriority w:val="99"/>
    <w:unhideWhenUsed/>
    <w:rsid w:val="00FC162A"/>
    <w:pPr>
      <w:tabs>
        <w:tab w:val="center" w:pos="4513"/>
        <w:tab w:val="right" w:pos="9026"/>
      </w:tabs>
    </w:pPr>
  </w:style>
  <w:style w:type="character" w:customStyle="1" w:styleId="HeaderChar">
    <w:name w:val="Header Char"/>
    <w:basedOn w:val="DefaultParagraphFont"/>
    <w:link w:val="Header"/>
    <w:uiPriority w:val="99"/>
    <w:rsid w:val="00FC162A"/>
  </w:style>
  <w:style w:type="paragraph" w:styleId="Footer">
    <w:name w:val="footer"/>
    <w:basedOn w:val="Normal"/>
    <w:link w:val="FooterChar"/>
    <w:uiPriority w:val="99"/>
    <w:unhideWhenUsed/>
    <w:rsid w:val="00FC162A"/>
    <w:pPr>
      <w:tabs>
        <w:tab w:val="center" w:pos="4513"/>
        <w:tab w:val="right" w:pos="9026"/>
      </w:tabs>
    </w:pPr>
  </w:style>
  <w:style w:type="character" w:customStyle="1" w:styleId="FooterChar">
    <w:name w:val="Footer Char"/>
    <w:basedOn w:val="DefaultParagraphFont"/>
    <w:link w:val="Footer"/>
    <w:uiPriority w:val="99"/>
    <w:rsid w:val="00FC162A"/>
  </w:style>
  <w:style w:type="paragraph" w:styleId="Revision">
    <w:name w:val="Revision"/>
    <w:hidden/>
    <w:uiPriority w:val="99"/>
    <w:semiHidden/>
    <w:rsid w:val="00FC162A"/>
  </w:style>
  <w:style w:type="paragraph" w:styleId="TOCHeading">
    <w:name w:val="TOC Heading"/>
    <w:basedOn w:val="Heading1"/>
    <w:next w:val="Normal"/>
    <w:uiPriority w:val="39"/>
    <w:unhideWhenUsed/>
    <w:qFormat/>
    <w:rsid w:val="00F364C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484198"/>
    <w:pPr>
      <w:tabs>
        <w:tab w:val="right" w:leader="dot" w:pos="11896"/>
      </w:tabs>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F364C8"/>
    <w:pPr>
      <w:spacing w:after="100" w:line="259" w:lineRule="auto"/>
      <w:ind w:left="440"/>
    </w:pPr>
    <w:rPr>
      <w:rFonts w:asciiTheme="minorHAnsi" w:eastAsiaTheme="minorEastAsia" w:hAnsiTheme="minorHAnsi" w:cs="Times New Roman"/>
      <w:sz w:val="22"/>
      <w:szCs w:val="22"/>
      <w:lang w:val="en-US" w:eastAsia="en-US"/>
    </w:rPr>
  </w:style>
  <w:style w:type="character" w:styleId="Emphasis">
    <w:name w:val="Emphasis"/>
    <w:basedOn w:val="DefaultParagraphFont"/>
    <w:uiPriority w:val="20"/>
    <w:qFormat/>
    <w:rsid w:val="00C547D3"/>
    <w:rPr>
      <w:i/>
      <w:iCs/>
    </w:rPr>
  </w:style>
  <w:style w:type="character" w:styleId="BookTitle">
    <w:name w:val="Book Title"/>
    <w:basedOn w:val="DefaultParagraphFont"/>
    <w:uiPriority w:val="33"/>
    <w:qFormat/>
    <w:rsid w:val="00C547D3"/>
    <w:rPr>
      <w:b/>
      <w:bCs/>
      <w:i/>
      <w:iCs/>
      <w:spacing w:val="5"/>
    </w:rPr>
  </w:style>
  <w:style w:type="character" w:styleId="UnresolvedMention">
    <w:name w:val="Unresolved Mention"/>
    <w:basedOn w:val="DefaultParagraphFont"/>
    <w:uiPriority w:val="99"/>
    <w:semiHidden/>
    <w:unhideWhenUsed/>
    <w:rsid w:val="00804CDD"/>
    <w:rPr>
      <w:color w:val="605E5C"/>
      <w:shd w:val="clear" w:color="auto" w:fill="E1DFDD"/>
    </w:rPr>
  </w:style>
  <w:style w:type="character" w:styleId="FollowedHyperlink">
    <w:name w:val="FollowedHyperlink"/>
    <w:basedOn w:val="DefaultParagraphFont"/>
    <w:uiPriority w:val="99"/>
    <w:semiHidden/>
    <w:unhideWhenUsed/>
    <w:rsid w:val="00804CDD"/>
    <w:rPr>
      <w:color w:val="96607D" w:themeColor="followedHyperlink"/>
      <w:u w:val="single"/>
    </w:rPr>
  </w:style>
  <w:style w:type="paragraph" w:customStyle="1" w:styleId="v3">
    <w:name w:val="v3"/>
    <w:basedOn w:val="Normal"/>
    <w:link w:val="v3Char"/>
    <w:rsid w:val="00EA410B"/>
    <w:pPr>
      <w:pageBreakBefore/>
      <w:ind w:left="720"/>
    </w:pPr>
    <w:rPr>
      <w:b/>
      <w:bCs/>
    </w:rPr>
  </w:style>
  <w:style w:type="character" w:customStyle="1" w:styleId="v3Char">
    <w:name w:val="v3 Char"/>
    <w:basedOn w:val="DefaultParagraphFont"/>
    <w:link w:val="v3"/>
    <w:rsid w:val="00EA410B"/>
    <w:rPr>
      <w:b/>
      <w:bCs/>
    </w:rPr>
  </w:style>
  <w:style w:type="paragraph" w:customStyle="1" w:styleId="v4">
    <w:name w:val="v4"/>
    <w:basedOn w:val="NoSpacing"/>
    <w:next w:val="Heading7"/>
    <w:link w:val="v4Char"/>
    <w:qFormat/>
    <w:rsid w:val="00484198"/>
    <w:pPr>
      <w:outlineLvl w:val="1"/>
    </w:pPr>
    <w:rPr>
      <w:b/>
      <w:bCs/>
      <w:color w:val="FFFFFF" w:themeColor="background1"/>
      <w:sz w:val="32"/>
      <w:szCs w:val="32"/>
    </w:rPr>
  </w:style>
  <w:style w:type="character" w:customStyle="1" w:styleId="v4Char">
    <w:name w:val="v4 Char"/>
    <w:basedOn w:val="DefaultParagraphFont"/>
    <w:link w:val="v4"/>
    <w:rsid w:val="00484198"/>
    <w:rPr>
      <w:b/>
      <w:bCs/>
      <w:color w:val="FFFFFF" w:themeColor="background1"/>
      <w:sz w:val="32"/>
      <w:szCs w:val="32"/>
    </w:rPr>
  </w:style>
  <w:style w:type="paragraph" w:styleId="NoSpacing">
    <w:name w:val="No Spacing"/>
    <w:uiPriority w:val="1"/>
    <w:qFormat/>
    <w:rsid w:val="00AD33D3"/>
  </w:style>
  <w:style w:type="character" w:customStyle="1" w:styleId="Heading7Char">
    <w:name w:val="Heading 7 Char"/>
    <w:basedOn w:val="DefaultParagraphFont"/>
    <w:link w:val="Heading7"/>
    <w:uiPriority w:val="9"/>
    <w:semiHidden/>
    <w:rsid w:val="00AD33D3"/>
    <w:rPr>
      <w:rFonts w:asciiTheme="majorHAnsi" w:eastAsiaTheme="majorEastAsia" w:hAnsiTheme="majorHAnsi" w:cstheme="majorBidi"/>
      <w:i/>
      <w:iCs/>
      <w:color w:val="0A2F40" w:themeColor="accent1" w:themeShade="7F"/>
    </w:rPr>
  </w:style>
  <w:style w:type="table" w:styleId="TableGrid">
    <w:name w:val="Table Grid"/>
    <w:basedOn w:val="TableNormal"/>
    <w:uiPriority w:val="59"/>
    <w:rsid w:val="0044060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406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Grid2"/>
    <w:uiPriority w:val="99"/>
    <w:rsid w:val="006E71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bCs/>
      </w:rPr>
      <w:tblPr/>
      <w:tcPr>
        <w:tcBorders>
          <w:tl2br w:val="none" w:sz="0" w:space="0" w:color="auto"/>
          <w:tr2bl w:val="none" w:sz="0" w:space="0" w:color="auto"/>
        </w:tcBorders>
        <w:shd w:val="clear" w:color="auto" w:fill="1F6FB2"/>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E71B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Light">
    <w:name w:val="Grid Table Light"/>
    <w:basedOn w:val="TableNormal"/>
    <w:uiPriority w:val="40"/>
    <w:rsid w:val="00906E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C1BBA"/>
    <w:rPr>
      <w:sz w:val="16"/>
      <w:szCs w:val="16"/>
    </w:rPr>
  </w:style>
  <w:style w:type="paragraph" w:styleId="CommentText">
    <w:name w:val="annotation text"/>
    <w:basedOn w:val="Normal"/>
    <w:link w:val="CommentTextChar"/>
    <w:uiPriority w:val="99"/>
    <w:unhideWhenUsed/>
    <w:rsid w:val="007C1BBA"/>
  </w:style>
  <w:style w:type="character" w:customStyle="1" w:styleId="CommentTextChar">
    <w:name w:val="Comment Text Char"/>
    <w:basedOn w:val="DefaultParagraphFont"/>
    <w:link w:val="CommentText"/>
    <w:uiPriority w:val="99"/>
    <w:rsid w:val="007C1BBA"/>
  </w:style>
  <w:style w:type="paragraph" w:styleId="CommentSubject">
    <w:name w:val="annotation subject"/>
    <w:basedOn w:val="CommentText"/>
    <w:next w:val="CommentText"/>
    <w:link w:val="CommentSubjectChar"/>
    <w:uiPriority w:val="99"/>
    <w:semiHidden/>
    <w:unhideWhenUsed/>
    <w:rsid w:val="007C1BBA"/>
    <w:rPr>
      <w:b/>
      <w:bCs/>
    </w:rPr>
  </w:style>
  <w:style w:type="character" w:customStyle="1" w:styleId="CommentSubjectChar">
    <w:name w:val="Comment Subject Char"/>
    <w:basedOn w:val="CommentTextChar"/>
    <w:link w:val="CommentSubject"/>
    <w:uiPriority w:val="99"/>
    <w:semiHidden/>
    <w:rsid w:val="007C1B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eader" Target="header4.xml"/><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am12.safelinks.protection.outlook.com/?url=https%3A%2F%2Fwww.energytrend.com%2Fsolar-price.html&amp;data=04%7C01%7CRam.Narayan%40Honeywell.com%7C35145d31d14147baacaa08d9c3e7f659%7C96ece5269c7d48b08daf8b93c90a5d18%7C0%7C0%7C637756223564694634%7CUnknown%7CTWFpbGZsb3d8eyJWIjoiMC4wLjAwMDAiLCJQIjoiV2luMzIiLCJBTiI6Ik1haWwiLCJXVCI6Mn0%3D%7C3000&amp;sdata=DZYJCGrTR4zY9fXHXX0YU742PErNvPmriRs2EkLZPhw%3D&amp;reserved=0" TargetMode="External"/><Relationship Id="rId32" Type="http://schemas.openxmlformats.org/officeDocument/2006/relationships/header" Target="header3.xml"/><Relationship Id="rId37" Type="http://schemas.openxmlformats.org/officeDocument/2006/relationships/image" Target="media/image20.png"/><Relationship Id="rId40"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footer" Target="footer2.xml"/><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eader" Target="header2.xml"/><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4.xml"/><Relationship Id="rId38"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C31DF344318F94B972714FE354C5242" ma:contentTypeVersion="20" ma:contentTypeDescription="Create a new document." ma:contentTypeScope="" ma:versionID="7512e7a3d527f1bf7efde9920cfe11e5">
  <xsd:schema xmlns:xsd="http://www.w3.org/2001/XMLSchema" xmlns:xs="http://www.w3.org/2001/XMLSchema" xmlns:p="http://schemas.microsoft.com/office/2006/metadata/properties" xmlns:ns2="945f246e-4f73-4fec-b2d7-848b8a64b572" xmlns:ns3="fe471ba0-b929-42f6-9e2b-61a242d7063f" targetNamespace="http://schemas.microsoft.com/office/2006/metadata/properties" ma:root="true" ma:fieldsID="dfd96b0a0d6f4ac7994ddf42e6b1a0e3" ns2:_="" ns3:_="">
    <xsd:import namespace="945f246e-4f73-4fec-b2d7-848b8a64b572"/>
    <xsd:import namespace="fe471ba0-b929-42f6-9e2b-61a242d706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f246e-4f73-4fec-b2d7-848b8a64b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c2fcfc-a8c3-496c-aa83-8127563c8d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471ba0-b929-42f6-9e2b-61a242d706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f5ebc52-f18f-401c-b52c-fb1571ba60e1}" ma:internalName="TaxCatchAll" ma:showField="CatchAllData" ma:web="fe471ba0-b929-42f6-9e2b-61a242d706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5f246e-4f73-4fec-b2d7-848b8a64b572">
      <Terms xmlns="http://schemas.microsoft.com/office/infopath/2007/PartnerControls"/>
    </lcf76f155ced4ddcb4097134ff3c332f>
    <TaxCatchAll xmlns="fe471ba0-b929-42f6-9e2b-61a242d7063f" xsi:nil="true"/>
  </documentManagement>
</p:properties>
</file>

<file path=customXml/itemProps1.xml><?xml version="1.0" encoding="utf-8"?>
<ds:datastoreItem xmlns:ds="http://schemas.openxmlformats.org/officeDocument/2006/customXml" ds:itemID="{31630ABA-491B-4FD8-9DB6-6C7C64CF6278}">
  <ds:schemaRefs>
    <ds:schemaRef ds:uri="http://schemas.microsoft.com/sharepoint/v3/contenttype/forms"/>
  </ds:schemaRefs>
</ds:datastoreItem>
</file>

<file path=customXml/itemProps2.xml><?xml version="1.0" encoding="utf-8"?>
<ds:datastoreItem xmlns:ds="http://schemas.openxmlformats.org/officeDocument/2006/customXml" ds:itemID="{69791B84-955B-4B7A-AE36-B498E0233100}">
  <ds:schemaRefs>
    <ds:schemaRef ds:uri="http://schemas.openxmlformats.org/officeDocument/2006/bibliography"/>
  </ds:schemaRefs>
</ds:datastoreItem>
</file>

<file path=customXml/itemProps3.xml><?xml version="1.0" encoding="utf-8"?>
<ds:datastoreItem xmlns:ds="http://schemas.openxmlformats.org/officeDocument/2006/customXml" ds:itemID="{337EDDC5-73C6-4C57-8E6C-11C9509DB5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5f246e-4f73-4fec-b2d7-848b8a64b572"/>
    <ds:schemaRef ds:uri="fe471ba0-b929-42f6-9e2b-61a242d70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162D7F-BCE6-4BD7-BA55-15512A0F80D7}">
  <ds:schemaRefs>
    <ds:schemaRef ds:uri="http://schemas.microsoft.com/office/2006/metadata/properties"/>
    <ds:schemaRef ds:uri="http://schemas.microsoft.com/office/infopath/2007/PartnerControls"/>
    <ds:schemaRef ds:uri="945f246e-4f73-4fec-b2d7-848b8a64b572"/>
    <ds:schemaRef ds:uri="fe471ba0-b929-42f6-9e2b-61a242d7063f"/>
  </ds:schemaRefs>
</ds:datastoreItem>
</file>

<file path=docProps/app.xml><?xml version="1.0" encoding="utf-8"?>
<Properties xmlns="http://schemas.openxmlformats.org/officeDocument/2006/extended-properties" xmlns:vt="http://schemas.openxmlformats.org/officeDocument/2006/docPropsVTypes">
  <Template>Normal</Template>
  <TotalTime>4842</TotalTime>
  <Pages>22</Pages>
  <Words>2892</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Solar CAPEX Proposal — IFGL Refractories</vt:lpstr>
    </vt:vector>
  </TitlesOfParts>
  <Company/>
  <LinksUpToDate>false</LinksUpToDate>
  <CharactersWithSpaces>19345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OPEX Proposal</dc:title>
  <dc:subject/>
  <dc:creator>Fourth Partner Energy</dc:creator>
  <cp:keywords/>
  <dc:description/>
  <cp:lastModifiedBy>Carl Aaron</cp:lastModifiedBy>
  <cp:revision>196</cp:revision>
  <dcterms:created xsi:type="dcterms:W3CDTF">2026-06-14T18:51:00Z</dcterms:created>
  <dcterms:modified xsi:type="dcterms:W3CDTF">2026-08-26T11:22:00Z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0x0101001C31DF344318F94B972714FE354C5242</vt:lpwstr>
  </property>
  <property fmtid="{D5CDD505-2E9C-101B-9397-08002B2CF9AE}" pid="3" name="MediaServiceImageTags">
    <vt:lpwstr/>
  </property>
</Properties>
</file>