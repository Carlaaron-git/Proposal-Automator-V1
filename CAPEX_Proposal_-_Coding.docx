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E709" w14:textId="601C9130" w:rsidR="000321E9" w:rsidRDefault="00150CA2" w:rsidP="00150CA2">
      <w:pPr>
        <w:ind w:left="720"/>
        <w:rPr>
          <w:b/>
          <w:bCs/>
        </w:rPr>
      </w:pPr>
      <w:r>
        <w:rPr>
          <w:rFonts w:ascii="Stack Sans Text SemiBold" w:hAnsi="Stack Sans Text SemiBold"/>
          <w:noProof/>
          <w:color w:val="00488E"/>
          <w:sz w:val="48"/>
          <w:szCs w:val="48"/>
        </w:rPr>
        <w:drawing>
          <wp:anchor distT="0" distB="0" distL="114300" distR="114300" simplePos="0" relativeHeight="251715584" behindDoc="0" locked="0" layoutInCell="1" allowOverlap="1" wp14:anchorId="7DF699ED" wp14:editId="1DF0E959">
            <wp:simplePos x="0" y="0"/>
            <wp:positionH relativeFrom="margin">
              <wp:align>right</wp:align>
            </wp:positionH>
            <wp:positionV relativeFrom="paragraph">
              <wp:posOffset>-661035</wp:posOffset>
            </wp:positionV>
            <wp:extent cx="7987030" cy="10649585"/>
            <wp:effectExtent l="0" t="0" r="0" b="0"/>
            <wp:wrapNone/>
            <wp:docPr id="160910431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4317" name="Picture 1609104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7030" cy="1064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4F1" w:rsidRPr="00F364C8">
        <w:rPr>
          <w:rFonts w:asciiTheme="minorHAnsi" w:eastAsiaTheme="minorHAnsi" w:hAnsiTheme="minorHAnsi" w:cstheme="minorBidi"/>
          <w:b/>
          <w:bCs/>
          <w:noProof/>
          <w:kern w:val="2"/>
          <w:sz w:val="24"/>
          <w:szCs w:val="24"/>
          <w:lang w:eastAsia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1A1595" wp14:editId="057EB3FD">
                <wp:simplePos x="0" y="0"/>
                <wp:positionH relativeFrom="margin">
                  <wp:posOffset>233045</wp:posOffset>
                </wp:positionH>
                <wp:positionV relativeFrom="paragraph">
                  <wp:posOffset>264795</wp:posOffset>
                </wp:positionV>
                <wp:extent cx="5785485" cy="3041015"/>
                <wp:effectExtent l="0" t="0" r="0" b="0"/>
                <wp:wrapSquare wrapText="bothSides"/>
                <wp:docPr id="248950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5485" cy="304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7790A" w14:textId="77777777" w:rsidR="00FC162A" w:rsidRPr="006529D8" w:rsidRDefault="00FC162A" w:rsidP="00FC162A">
                            <w:pPr>
                              <w:spacing w:before="100" w:beforeAutospacing="1" w:after="100" w:afterAutospacing="1"/>
                              <w:rPr>
                                <w:rFonts w:ascii="Abadi" w:hAnsi="Abadi" w:cs="Poppins"/>
                                <w:color w:val="FFFFFF" w:themeColor="background1"/>
                                <w:sz w:val="140"/>
                                <w:szCs w:val="140"/>
                              </w:rPr>
                            </w:pPr>
                            <w:r w:rsidRPr="006529D8">
                              <w:rPr>
                                <w:rFonts w:ascii="Abadi" w:hAnsi="Abadi" w:cs="Poppins"/>
                                <w:b/>
                                <w:bCs/>
                                <w:color w:val="FFFFFF" w:themeColor="background1"/>
                                <w:sz w:val="140"/>
                                <w:szCs w:val="140"/>
                              </w:rPr>
                              <w:t>600 kWp</w:t>
                            </w:r>
                            <w:r w:rsidRPr="006529D8">
                              <w:rPr>
                                <w:rFonts w:ascii="Abadi" w:hAnsi="Abadi" w:cs="Poppins"/>
                                <w:color w:val="FFFFFF" w:themeColor="background1"/>
                                <w:sz w:val="140"/>
                                <w:szCs w:val="140"/>
                              </w:rPr>
                              <w:t xml:space="preserve"> </w:t>
                            </w:r>
                            <w:r w:rsidRPr="006529D8">
                              <w:rPr>
                                <w:rFonts w:ascii="Abadi" w:hAnsi="Abadi" w:cs="Poppins"/>
                                <w:color w:val="FFFFFF" w:themeColor="background1"/>
                                <w:sz w:val="140"/>
                                <w:szCs w:val="140"/>
                              </w:rPr>
                              <w:br/>
                            </w:r>
                            <w:r w:rsidRPr="0085741A">
                              <w:rPr>
                                <w:rFonts w:ascii="Abadi" w:hAnsi="Abadi" w:cs="Poppins"/>
                                <w:b/>
                                <w:bCs/>
                                <w:color w:val="F6EFC8"/>
                                <w:sz w:val="140"/>
                                <w:szCs w:val="140"/>
                              </w:rPr>
                              <w:t>Solar Capex Proposal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A15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35pt;margin-top:20.85pt;width:455.55pt;height:239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" filled="f" stroked="f">
                <v:textbox>
                  <w:txbxContent>
                    <w:p w14:paraId="7F67790A" w14:textId="77777777" w:rsidR="00FC162A" w:rsidRPr="006529D8" w:rsidRDefault="00FC162A" w:rsidP="00FC162A">
                      <w:pPr>
                        <w:spacing w:before="100" w:beforeAutospacing="1" w:after="100" w:afterAutospacing="1"/>
                        <w:rPr>
                          <w:rFonts w:ascii="Abadi" w:hAnsi="Abadi" w:cs="Poppins"/>
                          <w:color w:val="FFFFFF" w:themeColor="background1"/>
                          <w:sz w:val="140"/>
                          <w:szCs w:val="140"/>
                        </w:rPr>
                      </w:pPr>
                      <w:r w:rsidRPr="006529D8">
                        <w:rPr>
                          <w:rFonts w:ascii="Abadi" w:hAnsi="Abadi" w:cs="Poppins"/>
                          <w:b/>
                          <w:bCs/>
                          <w:color w:val="FFFFFF" w:themeColor="background1"/>
                          <w:sz w:val="140"/>
                          <w:szCs w:val="140"/>
                        </w:rPr>
                        <w:t>600 kWp</w:t>
                      </w:r>
                      <w:r w:rsidRPr="006529D8">
                        <w:rPr>
                          <w:rFonts w:ascii="Abadi" w:hAnsi="Abadi" w:cs="Poppins"/>
                          <w:color w:val="FFFFFF" w:themeColor="background1"/>
                          <w:sz w:val="140"/>
                          <w:szCs w:val="140"/>
                        </w:rPr>
                        <w:t xml:space="preserve"> </w:t>
                      </w:r>
                      <w:r w:rsidRPr="006529D8">
                        <w:rPr>
                          <w:rFonts w:ascii="Abadi" w:hAnsi="Abadi" w:cs="Poppins"/>
                          <w:color w:val="FFFFFF" w:themeColor="background1"/>
                          <w:sz w:val="140"/>
                          <w:szCs w:val="140"/>
                        </w:rPr>
                        <w:br/>
                      </w:r>
                      <w:r w:rsidRPr="0085741A">
                        <w:rPr>
                          <w:rFonts w:ascii="Abadi" w:hAnsi="Abadi" w:cs="Poppins"/>
                          <w:b/>
                          <w:bCs/>
                          <w:color w:val="F6EFC8"/>
                          <w:sz w:val="140"/>
                          <w:szCs w:val="140"/>
                        </w:rPr>
                        <w:t>Solar Capex Proposal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1147">
        <w:rPr>
          <w:noProof/>
        </w:rPr>
        <w:drawing>
          <wp:anchor distT="0" distB="0" distL="114300" distR="114300" simplePos="0" relativeHeight="251718656" behindDoc="0" locked="0" layoutInCell="1" allowOverlap="1" wp14:anchorId="729F51A9" wp14:editId="659E36AE">
            <wp:simplePos x="0" y="0"/>
            <wp:positionH relativeFrom="margin">
              <wp:posOffset>5181600</wp:posOffset>
            </wp:positionH>
            <wp:positionV relativeFrom="paragraph">
              <wp:posOffset>-443865</wp:posOffset>
            </wp:positionV>
            <wp:extent cx="2227580" cy="737764"/>
            <wp:effectExtent l="0" t="0" r="0" b="5715"/>
            <wp:wrapNone/>
            <wp:docPr id="1688414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80" cy="737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1147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B9AA0C8" wp14:editId="34CDB37B">
                <wp:simplePos x="0" y="0"/>
                <wp:positionH relativeFrom="page">
                  <wp:posOffset>693420</wp:posOffset>
                </wp:positionH>
                <wp:positionV relativeFrom="paragraph">
                  <wp:posOffset>3340735</wp:posOffset>
                </wp:positionV>
                <wp:extent cx="4255135" cy="829310"/>
                <wp:effectExtent l="0" t="0" r="0" b="0"/>
                <wp:wrapSquare wrapText="bothSides"/>
                <wp:docPr id="1246274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5135" cy="829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46017" w14:textId="77777777" w:rsidR="007E1147" w:rsidRPr="00E34F0B" w:rsidRDefault="007E1147" w:rsidP="00BF039B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02060"/>
                                <w:spacing w:val="30"/>
                                <w:sz w:val="36"/>
                                <w:szCs w:val="36"/>
                              </w:rPr>
                            </w:pPr>
                            <w:r w:rsidRPr="003C7732">
                              <w:rPr>
                                <w:b/>
                                <w:bCs/>
                                <w:color w:val="002060"/>
                                <w:spacing w:val="30"/>
                                <w:sz w:val="36"/>
                                <w:szCs w:val="36"/>
                                <w:highlight w:val="yellow"/>
                              </w:rPr>
                              <w:t>IFGL Refractories, Kandla, Gujarat</w:t>
                            </w:r>
                            <w:r w:rsidRPr="00E34F0B">
                              <w:rPr>
                                <w:b/>
                                <w:bCs/>
                                <w:color w:val="002060"/>
                                <w:spacing w:val="3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AA0C8" id="_x0000_s1027" type="#_x0000_t202" style="position:absolute;left:0;text-align:left;margin-left:54.6pt;margin-top:263.05pt;width:335.05pt;height:65.3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" filled="f" stroked="f">
                <v:textbox>
                  <w:txbxContent>
                    <w:p w14:paraId="0F946017" w14:textId="77777777" w:rsidR="007E1147" w:rsidRPr="00E34F0B" w:rsidRDefault="007E1147" w:rsidP="00BF039B">
                      <w:pPr>
                        <w:spacing w:line="276" w:lineRule="auto"/>
                        <w:rPr>
                          <w:b/>
                          <w:bCs/>
                          <w:color w:val="002060"/>
                          <w:spacing w:val="30"/>
                          <w:sz w:val="36"/>
                          <w:szCs w:val="36"/>
                        </w:rPr>
                      </w:pPr>
                      <w:r w:rsidRPr="003C7732">
                        <w:rPr>
                          <w:b/>
                          <w:bCs/>
                          <w:color w:val="002060"/>
                          <w:spacing w:val="30"/>
                          <w:sz w:val="36"/>
                          <w:szCs w:val="36"/>
                          <w:highlight w:val="yellow"/>
                        </w:rPr>
                        <w:t>IFGL Refractories, Kandla, Gujarat</w:t>
                      </w:r>
                      <w:r w:rsidRPr="00E34F0B">
                        <w:rPr>
                          <w:b/>
                          <w:bCs/>
                          <w:color w:val="002060"/>
                          <w:spacing w:val="3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01365C6" w14:textId="4A1AC6D3" w:rsidR="007E1147" w:rsidRDefault="007E114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CB54734" wp14:editId="2D3E9DEC">
                <wp:simplePos x="0" y="0"/>
                <wp:positionH relativeFrom="page">
                  <wp:posOffset>636270</wp:posOffset>
                </wp:positionH>
                <wp:positionV relativeFrom="paragraph">
                  <wp:posOffset>508635</wp:posOffset>
                </wp:positionV>
                <wp:extent cx="5785485" cy="3041015"/>
                <wp:effectExtent l="0" t="0" r="0" b="0"/>
                <wp:wrapSquare wrapText="bothSides"/>
                <wp:docPr id="1609761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5485" cy="304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9F08B" w14:textId="77777777" w:rsidR="007E1147" w:rsidRPr="00C0411B" w:rsidRDefault="007E1147" w:rsidP="007E1147">
                            <w:pPr>
                              <w:spacing w:before="100" w:beforeAutospacing="1" w:after="100" w:afterAutospacing="1"/>
                              <w:rPr>
                                <w:rFonts w:ascii="Abadi" w:hAnsi="Abadi" w:cs="Poppins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3C7732">
                              <w:rPr>
                                <w:rFonts w:ascii="Abadi" w:hAnsi="Abadi" w:cs="Poppins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  <w:highlight w:val="yellow"/>
                              </w:rPr>
                              <w:t>600 kWp</w:t>
                            </w:r>
                            <w:r w:rsidRPr="003C7732">
                              <w:rPr>
                                <w:rFonts w:ascii="Abadi" w:hAnsi="Abadi" w:cs="Poppins"/>
                                <w:color w:val="FFFFFF" w:themeColor="background1"/>
                                <w:sz w:val="120"/>
                                <w:szCs w:val="120"/>
                                <w:highlight w:val="yellow"/>
                              </w:rPr>
                              <w:t xml:space="preserve"> </w:t>
                            </w:r>
                            <w:r w:rsidRPr="003C7732">
                              <w:rPr>
                                <w:rFonts w:ascii="Abadi" w:hAnsi="Abadi" w:cs="Poppins"/>
                                <w:color w:val="FFFFFF" w:themeColor="background1"/>
                                <w:sz w:val="120"/>
                                <w:szCs w:val="120"/>
                                <w:highlight w:val="yellow"/>
                              </w:rPr>
                              <w:br/>
                            </w:r>
                            <w:r w:rsidRPr="003C7732">
                              <w:rPr>
                                <w:rFonts w:ascii="Abadi" w:hAnsi="Abadi" w:cs="Poppins"/>
                                <w:b/>
                                <w:bCs/>
                                <w:color w:val="F6EFC8"/>
                                <w:sz w:val="120"/>
                                <w:szCs w:val="120"/>
                                <w:highlight w:val="yellow"/>
                              </w:rPr>
                              <w:t>Solar Capex Proposal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54734" id="_x0000_s1028" type="#_x0000_t202" style="position:absolute;margin-left:50.1pt;margin-top:40.05pt;width:455.55pt;height:239.4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" filled="f" stroked="f">
                <v:textbox>
                  <w:txbxContent>
                    <w:p w14:paraId="3CE9F08B" w14:textId="77777777" w:rsidR="007E1147" w:rsidRPr="00C0411B" w:rsidRDefault="007E1147" w:rsidP="007E1147">
                      <w:pPr>
                        <w:spacing w:before="100" w:beforeAutospacing="1" w:after="100" w:afterAutospacing="1"/>
                        <w:rPr>
                          <w:rFonts w:ascii="Abadi" w:hAnsi="Abadi" w:cs="Poppins"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3C7732">
                        <w:rPr>
                          <w:rFonts w:ascii="Abadi" w:hAnsi="Abadi" w:cs="Poppins"/>
                          <w:b/>
                          <w:bCs/>
                          <w:color w:val="FFFFFF" w:themeColor="background1"/>
                          <w:sz w:val="120"/>
                          <w:szCs w:val="120"/>
                          <w:highlight w:val="yellow"/>
                        </w:rPr>
                        <w:t>600 kWp</w:t>
                      </w:r>
                      <w:r w:rsidRPr="003C7732">
                        <w:rPr>
                          <w:rFonts w:ascii="Abadi" w:hAnsi="Abadi" w:cs="Poppins"/>
                          <w:color w:val="FFFFFF" w:themeColor="background1"/>
                          <w:sz w:val="120"/>
                          <w:szCs w:val="120"/>
                          <w:highlight w:val="yellow"/>
                        </w:rPr>
                        <w:t xml:space="preserve"> </w:t>
                      </w:r>
                      <w:r w:rsidRPr="003C7732">
                        <w:rPr>
                          <w:rFonts w:ascii="Abadi" w:hAnsi="Abadi" w:cs="Poppins"/>
                          <w:color w:val="FFFFFF" w:themeColor="background1"/>
                          <w:sz w:val="120"/>
                          <w:szCs w:val="120"/>
                          <w:highlight w:val="yellow"/>
                        </w:rPr>
                        <w:br/>
                      </w:r>
                      <w:r w:rsidRPr="003C7732">
                        <w:rPr>
                          <w:rFonts w:ascii="Abadi" w:hAnsi="Abadi" w:cs="Poppins"/>
                          <w:b/>
                          <w:bCs/>
                          <w:color w:val="F6EFC8"/>
                          <w:sz w:val="120"/>
                          <w:szCs w:val="120"/>
                          <w:highlight w:val="yellow"/>
                        </w:rPr>
                        <w:t>Solar Capex Proposal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321E9">
        <w:rPr>
          <w:b/>
          <w:bCs/>
        </w:rPr>
        <w:br w:type="page"/>
      </w:r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D6BE278" wp14:editId="700D0A96">
            <wp:simplePos x="0" y="0"/>
            <wp:positionH relativeFrom="margin">
              <wp:posOffset>123190</wp:posOffset>
            </wp:positionH>
            <wp:positionV relativeFrom="paragraph">
              <wp:posOffset>-619125</wp:posOffset>
            </wp:positionV>
            <wp:extent cx="7238336" cy="10654511"/>
            <wp:effectExtent l="0" t="0" r="1270" b="0"/>
            <wp:wrapNone/>
            <wp:docPr id="577446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6943" name="Picture 5774469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8336" cy="10654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3620C11E" w14:textId="77777777" w:rsidR="00C834F1" w:rsidRDefault="00C834F1" w:rsidP="000321E9">
      <w:pPr>
        <w:ind w:left="720"/>
        <w:rPr>
          <w:b/>
          <w:bCs/>
        </w:rPr>
        <w:sectPr w:rsidR="00C834F1" w:rsidSect="00ED07A6">
          <w:type w:val="continuous"/>
          <w:pgSz w:w="11906" w:h="16838" w:code="9"/>
          <w:pgMar w:top="1000" w:right="0" w:bottom="1100" w:left="0" w:header="708" w:footer="708" w:gutter="0"/>
          <w:cols w:space="720"/>
          <w:docGrid w:linePitch="360"/>
        </w:sectPr>
      </w:pPr>
    </w:p>
    <w:p w14:paraId="24F4E0A6" w14:textId="2AE7362E" w:rsidR="00F87C6B" w:rsidRDefault="000E6A7E" w:rsidP="000321E9">
      <w:pPr>
        <w:ind w:left="720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5163" behindDoc="0" locked="0" layoutInCell="1" allowOverlap="1" wp14:anchorId="23A06C32" wp14:editId="6D784834">
            <wp:simplePos x="0" y="0"/>
            <wp:positionH relativeFrom="margin">
              <wp:align>right</wp:align>
            </wp:positionH>
            <wp:positionV relativeFrom="paragraph">
              <wp:posOffset>12087</wp:posOffset>
            </wp:positionV>
            <wp:extent cx="7439963" cy="8576310"/>
            <wp:effectExtent l="0" t="0" r="8890" b="0"/>
            <wp:wrapNone/>
            <wp:docPr id="14891756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9963" cy="857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7F6F2" w14:textId="69422DE2" w:rsidR="00C853E2" w:rsidRDefault="00C853E2" w:rsidP="000321E9">
      <w:pPr>
        <w:ind w:left="720"/>
        <w:rPr>
          <w:b/>
          <w:bCs/>
          <w:noProof/>
        </w:rPr>
      </w:pPr>
    </w:p>
    <w:p w14:paraId="0214EBB3" w14:textId="4470B48E" w:rsidR="002753B1" w:rsidRDefault="002753B1" w:rsidP="000321E9">
      <w:pPr>
        <w:ind w:left="720"/>
        <w:rPr>
          <w:b/>
          <w:bCs/>
          <w:noProof/>
        </w:rPr>
      </w:pPr>
    </w:p>
    <w:p w14:paraId="1CBBCFDD" w14:textId="77777777" w:rsidR="00D23AFC" w:rsidRDefault="00D23AFC" w:rsidP="00C853E2">
      <w:pPr>
        <w:ind w:left="720"/>
        <w:rPr>
          <w:b/>
          <w:bCs/>
          <w:noProof/>
        </w:rPr>
      </w:pPr>
    </w:p>
    <w:p w14:paraId="7FA413E0" w14:textId="4E13BB84" w:rsidR="00B40140" w:rsidRDefault="0042126E" w:rsidP="00C853E2">
      <w:pPr>
        <w:ind w:left="720"/>
        <w:rPr>
          <w:b/>
          <w:bCs/>
        </w:rPr>
      </w:pPr>
      <w:r w:rsidRPr="00C853E2">
        <w:rPr>
          <w:b/>
          <w:bCs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66846A9" wp14:editId="2E37326E">
                <wp:simplePos x="0" y="0"/>
                <wp:positionH relativeFrom="column">
                  <wp:posOffset>5806440</wp:posOffset>
                </wp:positionH>
                <wp:positionV relativeFrom="paragraph">
                  <wp:posOffset>4231005</wp:posOffset>
                </wp:positionV>
                <wp:extent cx="1644650" cy="408940"/>
                <wp:effectExtent l="0" t="0" r="0" b="0"/>
                <wp:wrapSquare wrapText="bothSides"/>
                <wp:docPr id="367056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70B2D" w14:textId="47542C94" w:rsidR="00F80221" w:rsidRPr="00C85A0B" w:rsidRDefault="00F808F0" w:rsidP="00F80221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85A0B">
                              <w:rPr>
                                <w:b/>
                                <w:bCs/>
                                <w:color w:val="E97132" w:themeColor="accent2"/>
                                <w:sz w:val="40"/>
                                <w:szCs w:val="40"/>
                                <w:lang w:val="en-US"/>
                              </w:rPr>
                              <w:t xml:space="preserve">{7} </w:t>
                            </w:r>
                            <w:r w:rsidR="00F80221" w:rsidRPr="00C85A0B">
                              <w:rPr>
                                <w:b/>
                                <w:bCs/>
                                <w:color w:val="E97132" w:themeColor="accent2"/>
                                <w:sz w:val="28"/>
                                <w:szCs w:val="28"/>
                                <w:highlight w:val="yellow"/>
                                <w:lang w:val="en-US"/>
                              </w:rPr>
                              <w:t>months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846A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457.2pt;margin-top:333.15pt;width:129.5pt;height:32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" filled="f" stroked="f">
                <v:textbox>
                  <w:txbxContent>
                    <w:p w14:paraId="04A70B2D" w14:textId="47542C94" w:rsidR="00F80221" w:rsidRPr="00C85A0B" w:rsidRDefault="00F808F0" w:rsidP="00F80221">
                      <w:pPr>
                        <w:rPr>
                          <w:b/>
                          <w:bCs/>
                          <w:color w:val="E97132" w:themeColor="accent2"/>
                          <w:sz w:val="40"/>
                          <w:szCs w:val="40"/>
                          <w:lang w:val="en-US"/>
                        </w:rPr>
                      </w:pPr>
                      <w:r w:rsidRPr="00C85A0B">
                        <w:rPr>
                          <w:b/>
                          <w:bCs/>
                          <w:color w:val="E97132" w:themeColor="accent2"/>
                          <w:sz w:val="40"/>
                          <w:szCs w:val="40"/>
                          <w:lang w:val="en-US"/>
                        </w:rPr>
                        <w:t xml:space="preserve">{7} </w:t>
                      </w:r>
                      <w:r w:rsidR="00F80221" w:rsidRPr="00C85A0B">
                        <w:rPr>
                          <w:b/>
                          <w:bCs/>
                          <w:color w:val="E97132" w:themeColor="accent2"/>
                          <w:sz w:val="28"/>
                          <w:szCs w:val="28"/>
                          <w:highlight w:val="yellow"/>
                          <w:lang w:val="en-US"/>
                        </w:rPr>
                        <w:t>months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6A7E" w:rsidRPr="00C853E2">
        <w:rPr>
          <w:b/>
          <w:bCs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0013380" wp14:editId="680F1C54">
                <wp:simplePos x="0" y="0"/>
                <wp:positionH relativeFrom="column">
                  <wp:posOffset>3049796</wp:posOffset>
                </wp:positionH>
                <wp:positionV relativeFrom="paragraph">
                  <wp:posOffset>4226582</wp:posOffset>
                </wp:positionV>
                <wp:extent cx="1904365" cy="403860"/>
                <wp:effectExtent l="0" t="0" r="0" b="0"/>
                <wp:wrapSquare wrapText="bothSides"/>
                <wp:docPr id="855132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4365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D1471" w14:textId="565E61E9" w:rsidR="00F808F0" w:rsidRPr="00675909" w:rsidRDefault="00F80221" w:rsidP="00F808F0">
                            <w:pPr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675909"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  <w:t>₹</w:t>
                            </w:r>
                            <w:r w:rsidR="00F808F0" w:rsidRPr="00675909"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  <w:t>{</w:t>
                            </w:r>
                            <w:proofErr w:type="gramEnd"/>
                            <w:r w:rsidR="00F808F0" w:rsidRPr="00675909"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  <w:t>5}</w:t>
                            </w:r>
                          </w:p>
                          <w:p w14:paraId="4A50BFBF" w14:textId="33D6423D" w:rsidR="00F80221" w:rsidRPr="00F80221" w:rsidRDefault="00F80221" w:rsidP="00F80221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13380" id="_x0000_s1029" type="#_x0000_t202" style="position:absolute;left:0;text-align:left;margin-left:240.15pt;margin-top:332.8pt;width:149.95pt;height:31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" filled="f" stroked="f">
                <v:textbox>
                  <w:txbxContent>
                    <w:p w14:paraId="7F0D1471" w14:textId="565E61E9" w:rsidR="00F808F0" w:rsidRPr="00675909" w:rsidRDefault="00F80221" w:rsidP="00F808F0">
                      <w:pPr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</w:pPr>
                      <w:proofErr w:type="gramStart"/>
                      <w:r w:rsidRPr="00675909"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  <w:t>₹</w:t>
                      </w:r>
                      <w:r w:rsidR="00F808F0" w:rsidRPr="00675909"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  <w:t>{</w:t>
                      </w:r>
                      <w:proofErr w:type="gramEnd"/>
                      <w:r w:rsidR="00F808F0" w:rsidRPr="00675909"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  <w:t>5}</w:t>
                      </w:r>
                    </w:p>
                    <w:p w14:paraId="4A50BFBF" w14:textId="33D6423D" w:rsidR="00F80221" w:rsidRPr="00F80221" w:rsidRDefault="00F80221" w:rsidP="00F80221">
                      <w:pPr>
                        <w:rPr>
                          <w:b/>
                          <w:bCs/>
                          <w:color w:val="156082" w:themeColor="accent1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E6A7E" w:rsidRPr="00C853E2">
        <w:rPr>
          <w:b/>
          <w:bCs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27696DB" wp14:editId="322C090C">
                <wp:simplePos x="0" y="0"/>
                <wp:positionH relativeFrom="margin">
                  <wp:align>center</wp:align>
                </wp:positionH>
                <wp:positionV relativeFrom="paragraph">
                  <wp:posOffset>3103792</wp:posOffset>
                </wp:positionV>
                <wp:extent cx="1520190" cy="408940"/>
                <wp:effectExtent l="0" t="0" r="0" b="0"/>
                <wp:wrapSquare wrapText="bothSides"/>
                <wp:docPr id="1584461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EA308" w14:textId="40C4E0A2" w:rsidR="00F80221" w:rsidRPr="00F80221" w:rsidRDefault="00F808F0" w:rsidP="00F80221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97132" w:themeColor="accent2"/>
                                <w:sz w:val="40"/>
                                <w:szCs w:val="40"/>
                              </w:rPr>
                              <w:t>{2}</w:t>
                            </w:r>
                            <w:r w:rsidR="00B100E9">
                              <w:rPr>
                                <w:b/>
                                <w:bCs/>
                                <w:color w:val="E97132" w:themeColor="accent2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B100E9" w:rsidRPr="00B100E9">
                              <w:rPr>
                                <w:b/>
                                <w:bCs/>
                                <w:color w:val="E97132" w:themeColor="accent2"/>
                                <w:sz w:val="24"/>
                                <w:szCs w:val="24"/>
                              </w:rPr>
                              <w:t>kWp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696DB" id="_x0000_s1031" type="#_x0000_t202" style="position:absolute;left:0;text-align:left;margin-left:0;margin-top:244.4pt;width:119.7pt;height:32.2pt;z-index:251689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" filled="f" stroked="f">
                <v:textbox>
                  <w:txbxContent>
                    <w:p w14:paraId="5CBEA308" w14:textId="40C4E0A2" w:rsidR="00F80221" w:rsidRPr="00F80221" w:rsidRDefault="00F808F0" w:rsidP="00F80221">
                      <w:pPr>
                        <w:rPr>
                          <w:b/>
                          <w:bCs/>
                          <w:color w:val="E97132" w:themeColor="accent2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E97132" w:themeColor="accent2"/>
                          <w:sz w:val="40"/>
                          <w:szCs w:val="40"/>
                        </w:rPr>
                        <w:t>{2}</w:t>
                      </w:r>
                      <w:r w:rsidR="00B100E9">
                        <w:rPr>
                          <w:b/>
                          <w:bCs/>
                          <w:color w:val="E97132" w:themeColor="accent2"/>
                          <w:sz w:val="40"/>
                          <w:szCs w:val="40"/>
                        </w:rPr>
                        <w:t xml:space="preserve"> </w:t>
                      </w:r>
                      <w:r w:rsidR="00B100E9" w:rsidRPr="00B100E9">
                        <w:rPr>
                          <w:b/>
                          <w:bCs/>
                          <w:color w:val="E97132" w:themeColor="accent2"/>
                          <w:sz w:val="24"/>
                          <w:szCs w:val="24"/>
                        </w:rPr>
                        <w:t>kWp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6A7E" w:rsidRPr="00C853E2">
        <w:rPr>
          <w:b/>
          <w:bCs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74BEF66" wp14:editId="0F6351AD">
                <wp:simplePos x="0" y="0"/>
                <wp:positionH relativeFrom="column">
                  <wp:posOffset>4459167</wp:posOffset>
                </wp:positionH>
                <wp:positionV relativeFrom="paragraph">
                  <wp:posOffset>3099566</wp:posOffset>
                </wp:positionV>
                <wp:extent cx="1328420" cy="408940"/>
                <wp:effectExtent l="0" t="0" r="0" b="0"/>
                <wp:wrapSquare wrapText="bothSides"/>
                <wp:docPr id="1548555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842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FD563" w14:textId="45D22376" w:rsidR="00F80221" w:rsidRPr="00A43CE0" w:rsidRDefault="00F808F0" w:rsidP="00F80221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97132" w:themeColor="accent2"/>
                                <w:sz w:val="40"/>
                                <w:szCs w:val="40"/>
                                <w:lang w:val="en-US"/>
                              </w:rPr>
                              <w:t>{3}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EF66" id="_x0000_s1031" type="#_x0000_t202" style="position:absolute;left:0;text-align:left;margin-left:351.1pt;margin-top:244.05pt;width:104.6pt;height:32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" filled="f" stroked="f">
                <v:textbox>
                  <w:txbxContent>
                    <w:p w14:paraId="683FD563" w14:textId="45D22376" w:rsidR="00F80221" w:rsidRPr="00A43CE0" w:rsidRDefault="00F808F0" w:rsidP="00F80221">
                      <w:pPr>
                        <w:rPr>
                          <w:b/>
                          <w:bCs/>
                          <w:color w:val="E97132" w:themeColor="accent2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E97132" w:themeColor="accent2"/>
                          <w:sz w:val="40"/>
                          <w:szCs w:val="40"/>
                          <w:lang w:val="en-US"/>
                        </w:rPr>
                        <w:t>{3}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6A7E" w:rsidRPr="00C853E2">
        <w:rPr>
          <w:b/>
          <w:bCs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E23D445" wp14:editId="6336B6B8">
                <wp:simplePos x="0" y="0"/>
                <wp:positionH relativeFrom="column">
                  <wp:posOffset>5868013</wp:posOffset>
                </wp:positionH>
                <wp:positionV relativeFrom="paragraph">
                  <wp:posOffset>3134907</wp:posOffset>
                </wp:positionV>
                <wp:extent cx="1328420" cy="408940"/>
                <wp:effectExtent l="0" t="0" r="0" b="0"/>
                <wp:wrapSquare wrapText="bothSides"/>
                <wp:docPr id="238375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842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C8F31" w14:textId="5B154085" w:rsidR="00F80221" w:rsidRPr="00F80221" w:rsidRDefault="00F808F0" w:rsidP="00F80221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EA72E" w:themeColor="accent6"/>
                                <w:sz w:val="40"/>
                                <w:szCs w:val="40"/>
                                <w:lang w:val="en-US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4EA72E" w:themeColor="accent6"/>
                                <w:sz w:val="40"/>
                                <w:szCs w:val="40"/>
                                <w:lang w:val="en-US"/>
                              </w:rPr>
                              <w:t>4}</w:t>
                            </w:r>
                            <w:r w:rsidR="00CA2F00" w:rsidRPr="00CA2F00">
                              <w:rPr>
                                <w:b/>
                                <w:bCs/>
                                <w:color w:val="4EA72E" w:themeColor="accent6"/>
                                <w:sz w:val="28"/>
                                <w:szCs w:val="28"/>
                                <w:lang w:val="en-US"/>
                              </w:rPr>
                              <w:t>%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3D445" id="_x0000_s1033" type="#_x0000_t202" style="position:absolute;left:0;text-align:left;margin-left:462.05pt;margin-top:246.85pt;width:104.6pt;height:32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" filled="f" stroked="f">
                <v:textbox>
                  <w:txbxContent>
                    <w:p w14:paraId="302C8F31" w14:textId="5B154085" w:rsidR="00F80221" w:rsidRPr="00F80221" w:rsidRDefault="00F808F0" w:rsidP="00F80221">
                      <w:pPr>
                        <w:rPr>
                          <w:b/>
                          <w:bCs/>
                          <w:color w:val="4EA72E" w:themeColor="accent6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4EA72E" w:themeColor="accent6"/>
                          <w:sz w:val="40"/>
                          <w:szCs w:val="40"/>
                          <w:lang w:val="en-US"/>
                        </w:rPr>
                        <w:t>{</w:t>
                      </w:r>
                      <w:proofErr w:type="gramStart"/>
                      <w:r>
                        <w:rPr>
                          <w:b/>
                          <w:bCs/>
                          <w:color w:val="4EA72E" w:themeColor="accent6"/>
                          <w:sz w:val="40"/>
                          <w:szCs w:val="40"/>
                          <w:lang w:val="en-US"/>
                        </w:rPr>
                        <w:t>4}</w:t>
                      </w:r>
                      <w:r w:rsidR="00CA2F00" w:rsidRPr="00CA2F00">
                        <w:rPr>
                          <w:b/>
                          <w:bCs/>
                          <w:color w:val="4EA72E" w:themeColor="accent6"/>
                          <w:sz w:val="28"/>
                          <w:szCs w:val="28"/>
                          <w:lang w:val="en-US"/>
                        </w:rPr>
                        <w:t>%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0E6A7E" w:rsidRPr="00C853E2">
        <w:rPr>
          <w:b/>
          <w:bCs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E70A902" wp14:editId="1F488528">
                <wp:simplePos x="0" y="0"/>
                <wp:positionH relativeFrom="column">
                  <wp:posOffset>4454087</wp:posOffset>
                </wp:positionH>
                <wp:positionV relativeFrom="paragraph">
                  <wp:posOffset>4211342</wp:posOffset>
                </wp:positionV>
                <wp:extent cx="1207135" cy="408940"/>
                <wp:effectExtent l="0" t="0" r="0" b="0"/>
                <wp:wrapSquare wrapText="bothSides"/>
                <wp:docPr id="815235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7135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7DFC3" w14:textId="22C43B78" w:rsidR="00F808F0" w:rsidRPr="00675909" w:rsidRDefault="00F808F0" w:rsidP="00F808F0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675909"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  <w:t>{6}</w:t>
                            </w:r>
                          </w:p>
                          <w:p w14:paraId="7C919F17" w14:textId="7DDF164F" w:rsidR="00F80221" w:rsidRPr="00F80221" w:rsidRDefault="00F80221" w:rsidP="00F80221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A902" id="_x0000_s1034" type="#_x0000_t202" style="position:absolute;left:0;text-align:left;margin-left:350.7pt;margin-top:331.6pt;width:95.05pt;height:32.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" filled="f" stroked="f">
                <v:textbox>
                  <w:txbxContent>
                    <w:p w14:paraId="7267DFC3" w14:textId="22C43B78" w:rsidR="00F808F0" w:rsidRPr="00675909" w:rsidRDefault="00F808F0" w:rsidP="00F808F0">
                      <w:pPr>
                        <w:rPr>
                          <w:b/>
                          <w:bCs/>
                          <w:color w:val="156082" w:themeColor="accent1"/>
                          <w:sz w:val="40"/>
                          <w:szCs w:val="40"/>
                        </w:rPr>
                      </w:pPr>
                      <w:r w:rsidRPr="00675909"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  <w:t>{6}</w:t>
                      </w:r>
                    </w:p>
                    <w:p w14:paraId="7C919F17" w14:textId="7DDF164F" w:rsidR="00F80221" w:rsidRPr="00F80221" w:rsidRDefault="00F80221" w:rsidP="00F80221">
                      <w:pPr>
                        <w:rPr>
                          <w:b/>
                          <w:bCs/>
                          <w:color w:val="4EA72E" w:themeColor="accent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E6A7E" w:rsidRPr="00C853E2">
        <w:rPr>
          <w:b/>
          <w:bCs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DB1B851" wp14:editId="3248727F">
                <wp:simplePos x="0" y="0"/>
                <wp:positionH relativeFrom="margin">
                  <wp:posOffset>5127078</wp:posOffset>
                </wp:positionH>
                <wp:positionV relativeFrom="paragraph">
                  <wp:posOffset>6861810</wp:posOffset>
                </wp:positionV>
                <wp:extent cx="1382395" cy="502285"/>
                <wp:effectExtent l="0" t="0" r="0" b="0"/>
                <wp:wrapSquare wrapText="bothSides"/>
                <wp:docPr id="37310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2395" cy="502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E0A76" w14:textId="52548FAD" w:rsidR="00F808F0" w:rsidRPr="00675909" w:rsidRDefault="00F808F0" w:rsidP="00F808F0">
                            <w:pPr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</w:pPr>
                            <w:r w:rsidRPr="00675909"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  <w:t>{10}</w:t>
                            </w:r>
                          </w:p>
                          <w:p w14:paraId="24B87403" w14:textId="5B8EBE0E" w:rsidR="00C853E2" w:rsidRPr="00D23AFC" w:rsidRDefault="00C853E2" w:rsidP="00C853E2">
                            <w:pPr>
                              <w:rPr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1B851" id="_x0000_s1035" type="#_x0000_t202" style="position:absolute;left:0;text-align:left;margin-left:403.7pt;margin-top:540.3pt;width:108.85pt;height:39.5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" filled="f" stroked="f">
                <v:textbox>
                  <w:txbxContent>
                    <w:p w14:paraId="0E1E0A76" w14:textId="52548FAD" w:rsidR="00F808F0" w:rsidRPr="00675909" w:rsidRDefault="00F808F0" w:rsidP="00F808F0">
                      <w:pPr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</w:pPr>
                      <w:r w:rsidRPr="00675909"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  <w:t>{10}</w:t>
                      </w:r>
                    </w:p>
                    <w:p w14:paraId="24B87403" w14:textId="5B8EBE0E" w:rsidR="00C853E2" w:rsidRPr="00D23AFC" w:rsidRDefault="00C853E2" w:rsidP="00C853E2">
                      <w:pPr>
                        <w:rPr>
                          <w:b/>
                          <w:bCs/>
                          <w:color w:val="0E2841" w:themeColor="text2"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66A14" w:rsidRPr="003871D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F071294" wp14:editId="4347B34C">
                <wp:simplePos x="0" y="0"/>
                <wp:positionH relativeFrom="column">
                  <wp:posOffset>456838</wp:posOffset>
                </wp:positionH>
                <wp:positionV relativeFrom="paragraph">
                  <wp:posOffset>3898174</wp:posOffset>
                </wp:positionV>
                <wp:extent cx="2252980" cy="679450"/>
                <wp:effectExtent l="0" t="0" r="0" b="6350"/>
                <wp:wrapSquare wrapText="bothSides"/>
                <wp:docPr id="1518345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298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6DD00" w14:textId="19CA3190" w:rsidR="003871D1" w:rsidRPr="00115B92" w:rsidRDefault="003871D1" w:rsidP="00115B92">
                            <w:pPr>
                              <w:spacing w:line="276" w:lineRule="auto"/>
                              <w:rPr>
                                <w:b/>
                                <w:bCs/>
                                <w:color w:val="0E2841" w:themeColor="text2"/>
                                <w:sz w:val="24"/>
                                <w:szCs w:val="24"/>
                              </w:rPr>
                            </w:pPr>
                            <w:r w:rsidRPr="00115B92"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  <w:t>A future ready solar solution designed to reduce energy costs and carbon emissions.</w:t>
                            </w:r>
                            <w:r w:rsidRPr="00115B92">
                              <w:rPr>
                                <w:b/>
                                <w:bCs/>
                                <w:color w:val="0E2841" w:themeColor="text2"/>
                                <w:sz w:val="22"/>
                                <w:szCs w:val="22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1294" id="_x0000_s1036" type="#_x0000_t202" style="position:absolute;left:0;text-align:left;margin-left:35.95pt;margin-top:306.95pt;width:177.4pt;height:53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" filled="f" stroked="f">
                <v:textbox>
                  <w:txbxContent>
                    <w:p w14:paraId="34F6DD00" w14:textId="19CA3190" w:rsidR="003871D1" w:rsidRPr="00115B92" w:rsidRDefault="003871D1" w:rsidP="00115B92">
                      <w:pPr>
                        <w:spacing w:line="276" w:lineRule="auto"/>
                        <w:rPr>
                          <w:b/>
                          <w:bCs/>
                          <w:color w:val="0E2841" w:themeColor="text2"/>
                          <w:sz w:val="24"/>
                          <w:szCs w:val="24"/>
                        </w:rPr>
                      </w:pPr>
                      <w:r w:rsidRPr="00115B92">
                        <w:rPr>
                          <w:b/>
                          <w:bCs/>
                          <w:color w:val="0E2841" w:themeColor="text2"/>
                          <w:sz w:val="22"/>
                          <w:szCs w:val="22"/>
                        </w:rPr>
                        <w:t>A future ready solar solution designed to reduce energy costs and carbon emissions.</w:t>
                      </w:r>
                      <w:r w:rsidRPr="00115B92">
                        <w:rPr>
                          <w:b/>
                          <w:bCs/>
                          <w:color w:val="0E2841" w:themeColor="text2"/>
                          <w:sz w:val="22"/>
                          <w:szCs w:val="22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3DE0" w:rsidRPr="00C853E2">
        <w:rPr>
          <w:b/>
          <w:bCs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5CE8998" wp14:editId="510448B9">
                <wp:simplePos x="0" y="0"/>
                <wp:positionH relativeFrom="column">
                  <wp:posOffset>554264</wp:posOffset>
                </wp:positionH>
                <wp:positionV relativeFrom="paragraph">
                  <wp:posOffset>6861810</wp:posOffset>
                </wp:positionV>
                <wp:extent cx="1382395" cy="50228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2395" cy="502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B4740" w14:textId="712425F0" w:rsidR="00F808F0" w:rsidRPr="00675909" w:rsidRDefault="00F808F0" w:rsidP="00F808F0">
                            <w:pPr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</w:pPr>
                            <w:r w:rsidRPr="00675909"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  <w:t>{8}</w:t>
                            </w:r>
                          </w:p>
                          <w:p w14:paraId="7CF4B1B3" w14:textId="033F0123" w:rsidR="00C853E2" w:rsidRPr="00D23AFC" w:rsidRDefault="00C853E2">
                            <w:pPr>
                              <w:rPr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E8998" id="_x0000_s1037" type="#_x0000_t202" style="position:absolute;left:0;text-align:left;margin-left:43.65pt;margin-top:540.3pt;width:108.85pt;height:39.5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" filled="f" stroked="f">
                <v:textbox>
                  <w:txbxContent>
                    <w:p w14:paraId="231B4740" w14:textId="712425F0" w:rsidR="00F808F0" w:rsidRPr="00675909" w:rsidRDefault="00F808F0" w:rsidP="00F808F0">
                      <w:pPr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</w:pPr>
                      <w:r w:rsidRPr="00675909"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  <w:t>{8}</w:t>
                      </w:r>
                    </w:p>
                    <w:p w14:paraId="7CF4B1B3" w14:textId="033F0123" w:rsidR="00C853E2" w:rsidRPr="00D23AFC" w:rsidRDefault="00C853E2">
                      <w:pPr>
                        <w:rPr>
                          <w:b/>
                          <w:bCs/>
                          <w:color w:val="0E2841" w:themeColor="text2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23AFC" w:rsidRPr="00C853E2">
        <w:rPr>
          <w:b/>
          <w:bCs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CE767DA" wp14:editId="18A713DE">
                <wp:simplePos x="0" y="0"/>
                <wp:positionH relativeFrom="margin">
                  <wp:posOffset>2819176</wp:posOffset>
                </wp:positionH>
                <wp:positionV relativeFrom="paragraph">
                  <wp:posOffset>6852883</wp:posOffset>
                </wp:positionV>
                <wp:extent cx="1382395" cy="502285"/>
                <wp:effectExtent l="0" t="0" r="0" b="0"/>
                <wp:wrapSquare wrapText="bothSides"/>
                <wp:docPr id="574435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2395" cy="502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47C18" w14:textId="64DBB3D4" w:rsidR="00F808F0" w:rsidRPr="00675909" w:rsidRDefault="00F808F0" w:rsidP="00F808F0">
                            <w:pPr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</w:pPr>
                            <w:r w:rsidRPr="00675909">
                              <w:rPr>
                                <w:b/>
                                <w:bCs/>
                                <w:color w:val="0B3C66"/>
                                <w:sz w:val="40"/>
                                <w:szCs w:val="40"/>
                              </w:rPr>
                              <w:t>{9}</w:t>
                            </w:r>
                          </w:p>
                          <w:p w14:paraId="5156C99C" w14:textId="12D0525D" w:rsidR="00C853E2" w:rsidRPr="00D23AFC" w:rsidRDefault="00C853E2" w:rsidP="00C853E2">
                            <w:pPr>
                              <w:rPr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767DA" id="_x0000_s1038" type="#_x0000_t202" style="position:absolute;left:0;text-align:left;margin-left:222pt;margin-top:539.6pt;width:108.85pt;height:39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" filled="f" stroked="f">
                <v:textbox>
                  <w:txbxContent>
                    <w:p w14:paraId="5CF47C18" w14:textId="64DBB3D4" w:rsidR="00F808F0" w:rsidRPr="00675909" w:rsidRDefault="00F808F0" w:rsidP="00F808F0">
                      <w:pPr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</w:pPr>
                      <w:r w:rsidRPr="00675909">
                        <w:rPr>
                          <w:b/>
                          <w:bCs/>
                          <w:color w:val="0B3C66"/>
                          <w:sz w:val="40"/>
                          <w:szCs w:val="40"/>
                        </w:rPr>
                        <w:t>{9}</w:t>
                      </w:r>
                    </w:p>
                    <w:p w14:paraId="5156C99C" w14:textId="12D0525D" w:rsidR="00C853E2" w:rsidRPr="00D23AFC" w:rsidRDefault="00C853E2" w:rsidP="00C853E2">
                      <w:pPr>
                        <w:rPr>
                          <w:b/>
                          <w:bCs/>
                          <w:color w:val="0E2841" w:themeColor="text2"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21E9">
        <w:rPr>
          <w:b/>
          <w:bCs/>
        </w:rPr>
        <w:br w:type="page"/>
      </w:r>
    </w:p>
    <w:p w14:paraId="13D3D94D" w14:textId="53CE9A55" w:rsidR="00C65FD1" w:rsidRPr="00F364C8" w:rsidRDefault="00C65FD1" w:rsidP="006E172D">
      <w:pPr>
        <w:pageBreakBefore/>
        <w:rPr>
          <w:b/>
          <w:bCs/>
        </w:rPr>
      </w:pP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65FD1" w:rsidRPr="00A20DBB" w14:paraId="7FA43187" w14:textId="77777777" w:rsidTr="006E7DF5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66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56FB3EC7" w14:textId="4D59D4D9" w:rsidR="002F7C36" w:rsidRPr="002F7C36" w:rsidRDefault="00F364A4">
            <w:pPr>
              <w:rPr>
                <w:b/>
                <w:bCs/>
                <w:color w:val="FFFFFF"/>
                <w:sz w:val="32"/>
                <w:szCs w:val="32"/>
              </w:rPr>
            </w:pPr>
            <w:r w:rsidRPr="00F364C8">
              <w:rPr>
                <w:b/>
                <w:bCs/>
                <w:color w:val="FFFFFF"/>
                <w:sz w:val="32"/>
                <w:szCs w:val="32"/>
              </w:rPr>
              <w:t>Table of Contents</w:t>
            </w:r>
          </w:p>
        </w:tc>
      </w:tr>
    </w:tbl>
    <w:sdt>
      <w:sdtPr>
        <w:rPr>
          <w:rFonts w:ascii="Arial" w:eastAsia="Arial" w:hAnsi="Arial" w:cs="Arial"/>
          <w:b/>
          <w:bCs/>
          <w:color w:val="auto"/>
          <w:sz w:val="36"/>
          <w:szCs w:val="36"/>
          <w:lang w:val="en-IN" w:eastAsia="en-IN"/>
        </w:rPr>
        <w:id w:val="1736891428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794CC81A" w14:textId="22C772F8" w:rsidR="00484198" w:rsidRPr="006E7DF5" w:rsidRDefault="007916E0" w:rsidP="00570650">
          <w:pPr>
            <w:pStyle w:val="TOCHeading"/>
            <w:ind w:left="720" w:hanging="11"/>
            <w:rPr>
              <w:b/>
              <w:bCs/>
              <w:sz w:val="36"/>
              <w:szCs w:val="36"/>
            </w:rPr>
          </w:pPr>
          <w:r w:rsidRPr="006E7DF5">
            <w:rPr>
              <w:b/>
              <w:bCs/>
              <w:sz w:val="36"/>
              <w:szCs w:val="36"/>
            </w:rPr>
            <w:t>Executive Summary</w:t>
          </w:r>
        </w:p>
        <w:p w14:paraId="206DE11E" w14:textId="72F6746F" w:rsidR="00434ED6" w:rsidRDefault="0048419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E7DF5">
            <w:rPr>
              <w:rFonts w:asciiTheme="majorHAnsi" w:hAnsiTheme="majorHAnsi"/>
              <w:b/>
              <w:bCs/>
              <w:sz w:val="22"/>
              <w:szCs w:val="22"/>
            </w:rPr>
            <w:fldChar w:fldCharType="begin"/>
          </w:r>
          <w:r w:rsidRPr="006E7DF5">
            <w:rPr>
              <w:rFonts w:asciiTheme="majorHAnsi" w:hAnsiTheme="majorHAnsi"/>
              <w:b/>
              <w:bCs/>
              <w:sz w:val="22"/>
              <w:szCs w:val="22"/>
            </w:rPr>
            <w:instrText xml:space="preserve"> TOC \o "1-3" \h \z \u </w:instrText>
          </w:r>
          <w:r w:rsidRPr="006E7DF5">
            <w:rPr>
              <w:rFonts w:asciiTheme="majorHAnsi" w:hAnsiTheme="majorHAnsi"/>
              <w:b/>
              <w:bCs/>
              <w:sz w:val="22"/>
              <w:szCs w:val="22"/>
            </w:rPr>
            <w:fldChar w:fldCharType="separate"/>
          </w:r>
          <w:hyperlink w:anchor="_Toc237005019" w:history="1">
            <w:r w:rsidR="00434ED6" w:rsidRPr="00F73BFA">
              <w:rPr>
                <w:rStyle w:val="Hyperlink"/>
                <w:noProof/>
              </w:rPr>
              <w:t>Site Details</w:t>
            </w:r>
            <w:r w:rsidR="00434ED6">
              <w:rPr>
                <w:noProof/>
                <w:webHidden/>
              </w:rPr>
              <w:tab/>
            </w:r>
            <w:r w:rsidR="00434ED6">
              <w:rPr>
                <w:noProof/>
                <w:webHidden/>
              </w:rPr>
              <w:fldChar w:fldCharType="begin"/>
            </w:r>
            <w:r w:rsidR="00434ED6">
              <w:rPr>
                <w:noProof/>
                <w:webHidden/>
              </w:rPr>
              <w:instrText xml:space="preserve"> PAGEREF _Toc237005019 \h </w:instrText>
            </w:r>
            <w:r w:rsidR="00434ED6">
              <w:rPr>
                <w:noProof/>
                <w:webHidden/>
              </w:rPr>
            </w:r>
            <w:r w:rsidR="00434ED6">
              <w:rPr>
                <w:noProof/>
                <w:webHidden/>
              </w:rPr>
              <w:fldChar w:fldCharType="separate"/>
            </w:r>
            <w:r w:rsidR="00434ED6">
              <w:rPr>
                <w:noProof/>
                <w:webHidden/>
              </w:rPr>
              <w:t>6</w:t>
            </w:r>
            <w:r w:rsidR="00434ED6">
              <w:rPr>
                <w:noProof/>
                <w:webHidden/>
              </w:rPr>
              <w:fldChar w:fldCharType="end"/>
            </w:r>
          </w:hyperlink>
        </w:p>
        <w:p w14:paraId="32620E9F" w14:textId="1BABF686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0" w:history="1">
            <w:r w:rsidRPr="00F73BFA">
              <w:rPr>
                <w:rStyle w:val="Hyperlink"/>
                <w:noProof/>
              </w:rPr>
              <w:t>1.1 Customer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7B19D" w14:textId="0CCC1884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1" w:history="1">
            <w:r w:rsidRPr="00F73BFA">
              <w:rPr>
                <w:rStyle w:val="Hyperlink"/>
                <w:noProof/>
              </w:rPr>
              <w:t>1.2 Site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5DBA8" w14:textId="6BA4034D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2" w:history="1">
            <w:r w:rsidRPr="00F73BFA">
              <w:rPr>
                <w:rStyle w:val="Hyperlink"/>
                <w:noProof/>
              </w:rPr>
              <w:t>Technical Offer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88D2F" w14:textId="6C2127FE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3" w:history="1">
            <w:r w:rsidRPr="00F73BFA">
              <w:rPr>
                <w:rStyle w:val="Hyperlink"/>
                <w:noProof/>
              </w:rPr>
              <w:t>2.1  Capacity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CECB0" w14:textId="0712C959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4" w:history="1">
            <w:r w:rsidRPr="00F73BFA">
              <w:rPr>
                <w:rStyle w:val="Hyperlink"/>
                <w:noProof/>
              </w:rPr>
              <w:t>2.2  Plant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0E0A6" w14:textId="34AE8647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5" w:history="1">
            <w:r w:rsidRPr="00F73BFA">
              <w:rPr>
                <w:rStyle w:val="Hyperlink"/>
                <w:noProof/>
              </w:rPr>
              <w:t>2.3 Estimated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14F1" w14:textId="1C6217DB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6" w:history="1">
            <w:r w:rsidRPr="00F73BFA">
              <w:rPr>
                <w:rStyle w:val="Hyperlink"/>
                <w:noProof/>
              </w:rPr>
              <w:t>2.4  Bill of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0811" w14:textId="1E2E5313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7" w:history="1">
            <w:r w:rsidRPr="00F73BFA">
              <w:rPr>
                <w:rStyle w:val="Hyperlink"/>
                <w:noProof/>
              </w:rPr>
              <w:t>2.5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13596" w14:textId="148DBB1E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8" w:history="1">
            <w:r w:rsidRPr="00F73BFA">
              <w:rPr>
                <w:rStyle w:val="Hyperlink"/>
                <w:noProof/>
              </w:rPr>
              <w:t>2.6 Tentative 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1AB4A" w14:textId="47C44111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29" w:history="1">
            <w:r w:rsidRPr="00F73BFA">
              <w:rPr>
                <w:rStyle w:val="Hyperlink"/>
                <w:noProof/>
              </w:rPr>
              <w:t>Commercial Offer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4E9A8" w14:textId="742B4A24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30" w:history="1">
            <w:r w:rsidRPr="00F73BFA">
              <w:rPr>
                <w:rStyle w:val="Hyperlink"/>
                <w:noProof/>
              </w:rPr>
              <w:t>3.1 Project 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BF93" w14:textId="0B5DFE2F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31" w:history="1">
            <w:r w:rsidRPr="00F73BFA">
              <w:rPr>
                <w:rStyle w:val="Hyperlink"/>
                <w:noProof/>
              </w:rPr>
              <w:t>3.2 Financial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6522" w14:textId="35BCE566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32" w:history="1">
            <w:r w:rsidRPr="00F73BFA">
              <w:rPr>
                <w:rStyle w:val="Hyperlink"/>
                <w:noProof/>
              </w:rPr>
              <w:t>3.3 Terms &amp;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B792" w14:textId="23C89EDF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33" w:history="1">
            <w:r w:rsidRPr="00F73BFA">
              <w:rPr>
                <w:rStyle w:val="Hyperlink"/>
                <w:noProof/>
              </w:rPr>
              <w:t>Legal Provisions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3D5F" w14:textId="6F6C684E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34" w:history="1">
            <w:r w:rsidRPr="00F73BFA">
              <w:rPr>
                <w:rStyle w:val="Hyperlink"/>
                <w:noProof/>
              </w:rPr>
              <w:t>Environmental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3D7B" w14:textId="3925030F" w:rsidR="00434ED6" w:rsidRDefault="00434ED6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005035" w:history="1">
            <w:r w:rsidRPr="00F73BFA">
              <w:rPr>
                <w:rStyle w:val="Hyperlink"/>
                <w:noProof/>
              </w:rPr>
              <w:t>Illustrative list of our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96DE" w14:textId="1217549A" w:rsidR="00484198" w:rsidRPr="006E7DF5" w:rsidRDefault="00484198" w:rsidP="00570650">
          <w:pPr>
            <w:tabs>
              <w:tab w:val="right" w:leader="dot" w:pos="10773"/>
            </w:tabs>
            <w:ind w:hanging="306"/>
            <w:rPr>
              <w:b/>
              <w:bCs/>
              <w:sz w:val="22"/>
              <w:szCs w:val="22"/>
            </w:rPr>
          </w:pPr>
          <w:r w:rsidRPr="006E7DF5">
            <w:rPr>
              <w:rFonts w:asciiTheme="majorHAnsi" w:hAnsiTheme="majorHAnsi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7BCAB0C7" w14:textId="1780955C" w:rsidR="00A20DBB" w:rsidRPr="006E7DF5" w:rsidRDefault="00A20DBB" w:rsidP="000321E9">
      <w:pPr>
        <w:ind w:left="720"/>
        <w:rPr>
          <w:b/>
          <w:bCs/>
          <w:sz w:val="28"/>
          <w:szCs w:val="28"/>
        </w:rPr>
      </w:pPr>
    </w:p>
    <w:p w14:paraId="4096D5B2" w14:textId="77777777" w:rsidR="006E172D" w:rsidRPr="00195A91" w:rsidRDefault="006E172D" w:rsidP="000321E9">
      <w:pPr>
        <w:ind w:left="720"/>
        <w:rPr>
          <w:sz w:val="24"/>
          <w:szCs w:val="24"/>
        </w:rPr>
      </w:pPr>
    </w:p>
    <w:p w14:paraId="55559748" w14:textId="77777777" w:rsidR="006E172D" w:rsidRPr="00195A91" w:rsidRDefault="006E172D" w:rsidP="000321E9">
      <w:pPr>
        <w:ind w:left="720"/>
        <w:rPr>
          <w:sz w:val="24"/>
          <w:szCs w:val="24"/>
        </w:rPr>
      </w:pPr>
    </w:p>
    <w:p w14:paraId="4FB80227" w14:textId="77777777" w:rsidR="006E172D" w:rsidRPr="00195A91" w:rsidRDefault="006E172D" w:rsidP="000321E9">
      <w:pPr>
        <w:ind w:left="720"/>
        <w:rPr>
          <w:sz w:val="24"/>
          <w:szCs w:val="24"/>
        </w:rPr>
      </w:pPr>
    </w:p>
    <w:p w14:paraId="259661A5" w14:textId="77777777" w:rsidR="006E172D" w:rsidRPr="00195A91" w:rsidRDefault="006E172D" w:rsidP="000321E9">
      <w:pPr>
        <w:ind w:left="720"/>
        <w:rPr>
          <w:sz w:val="24"/>
          <w:szCs w:val="24"/>
        </w:rPr>
      </w:pPr>
    </w:p>
    <w:p w14:paraId="54743E45" w14:textId="77777777" w:rsidR="006E172D" w:rsidRDefault="006E172D" w:rsidP="000321E9">
      <w:pPr>
        <w:ind w:left="720"/>
      </w:pPr>
    </w:p>
    <w:p w14:paraId="460EBC3B" w14:textId="7B0BACD7" w:rsidR="006E172D" w:rsidRDefault="006E172D" w:rsidP="000321E9">
      <w:pPr>
        <w:ind w:left="720"/>
      </w:pP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65FD1" w:rsidRPr="00F364C8" w14:paraId="386FAD15" w14:textId="77777777" w:rsidTr="000321E9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8A8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45DFDEB5" w14:textId="53575BCB" w:rsidR="00C65FD1" w:rsidRPr="00F364C8" w:rsidRDefault="006E172D">
            <w:pPr>
              <w:rPr>
                <w:b/>
                <w:bCs/>
              </w:rPr>
            </w:pPr>
            <w:r>
              <w:lastRenderedPageBreak/>
              <w:br w:type="page"/>
            </w:r>
            <w:r w:rsidR="00F364A4" w:rsidRPr="00F364C8">
              <w:rPr>
                <w:b/>
                <w:bCs/>
                <w:color w:val="FFFFFF"/>
                <w:sz w:val="32"/>
                <w:szCs w:val="32"/>
              </w:rPr>
              <w:t>Executive Summary</w:t>
            </w:r>
          </w:p>
        </w:tc>
      </w:tr>
    </w:tbl>
    <w:p w14:paraId="71E4555E" w14:textId="10950B17" w:rsidR="00376B93" w:rsidRDefault="00376B93" w:rsidP="000321E9">
      <w:pPr>
        <w:spacing w:after="40"/>
        <w:ind w:left="720"/>
        <w:rPr>
          <w:b/>
          <w:bCs/>
          <w:color w:val="0B3C66"/>
          <w:sz w:val="28"/>
          <w:szCs w:val="28"/>
        </w:rPr>
      </w:pPr>
    </w:p>
    <w:p w14:paraId="262613C8" w14:textId="4BCBE4EC" w:rsidR="00376B93" w:rsidRPr="007F07A2" w:rsidRDefault="00376B93" w:rsidP="000321E9">
      <w:pPr>
        <w:spacing w:after="40"/>
        <w:ind w:left="720"/>
        <w:rPr>
          <w:b/>
          <w:bCs/>
          <w:highlight w:val="yellow"/>
        </w:rPr>
      </w:pPr>
      <w:r w:rsidRPr="007F07A2">
        <w:rPr>
          <w:b/>
          <w:bCs/>
          <w:color w:val="0B3C66"/>
          <w:sz w:val="28"/>
          <w:szCs w:val="28"/>
          <w:highlight w:val="yellow"/>
        </w:rPr>
        <w:t>IFGL Refractories Ltd.</w:t>
      </w:r>
    </w:p>
    <w:p w14:paraId="1DD1A15D" w14:textId="748F9AAB" w:rsidR="00376B93" w:rsidRPr="00F364C8" w:rsidRDefault="00376B93" w:rsidP="000321E9">
      <w:pPr>
        <w:spacing w:after="200"/>
        <w:ind w:left="720"/>
        <w:rPr>
          <w:b/>
          <w:bCs/>
        </w:rPr>
      </w:pPr>
      <w:r w:rsidRPr="007F07A2">
        <w:rPr>
          <w:b/>
          <w:bCs/>
          <w:color w:val="5A6B78"/>
          <w:highlight w:val="yellow"/>
        </w:rPr>
        <w:t>Kandla, Gujarat</w:t>
      </w:r>
    </w:p>
    <w:p w14:paraId="0E281C7B" w14:textId="00D691AB" w:rsidR="00376B93" w:rsidRPr="00F364C8" w:rsidRDefault="00376B93" w:rsidP="000321E9">
      <w:pPr>
        <w:spacing w:after="100"/>
        <w:ind w:left="720"/>
        <w:rPr>
          <w:b/>
          <w:bCs/>
        </w:rPr>
      </w:pPr>
      <w:r w:rsidRPr="00F364C8">
        <w:rPr>
          <w:b/>
          <w:bCs/>
          <w:color w:val="E87722"/>
          <w:sz w:val="22"/>
          <w:szCs w:val="22"/>
        </w:rPr>
        <w:t>Technical Snapshot</w:t>
      </w: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376B93" w:rsidRPr="00F364C8" w14:paraId="4AD562AB" w14:textId="77777777" w:rsidTr="000321E9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9528B" w14:textId="77777777" w:rsidR="00376B93" w:rsidRPr="00F364C8" w:rsidRDefault="00376B93" w:rsidP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Proposed Capacity (kWp)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407500" w14:textId="626A6171" w:rsidR="00376B93" w:rsidRPr="003C7732" w:rsidRDefault="003C7732" w:rsidP="00F364A4">
            <w:pPr>
              <w:rPr>
                <w:b/>
                <w:bCs/>
                <w:highlight w:val="yellow"/>
              </w:rPr>
            </w:pPr>
            <w:proofErr w:type="gramStart"/>
            <w:r>
              <w:rPr>
                <w:b/>
                <w:bCs/>
                <w:highlight w:val="yellow"/>
              </w:rPr>
              <w:t>{ }</w:t>
            </w:r>
            <w:proofErr w:type="gramEnd"/>
            <w:r w:rsidR="00C94A74" w:rsidRPr="00C94A74">
              <w:rPr>
                <w:b/>
                <w:bCs/>
              </w:rPr>
              <w:t xml:space="preserve"> kW</w:t>
            </w:r>
            <w:r w:rsidR="00C94A74">
              <w:rPr>
                <w:b/>
                <w:bCs/>
              </w:rPr>
              <w:t>p</w:t>
            </w:r>
          </w:p>
        </w:tc>
      </w:tr>
      <w:tr w:rsidR="003C7732" w:rsidRPr="00F364C8" w14:paraId="072D2714" w14:textId="77777777" w:rsidTr="008C7CD3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71E42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Installation Technology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0D44C" w14:textId="7A0DC997" w:rsidR="003C7732" w:rsidRPr="003C7732" w:rsidRDefault="003C7732" w:rsidP="003C7732">
            <w:pPr>
              <w:rPr>
                <w:b/>
                <w:bCs/>
                <w:highlight w:val="yellow"/>
              </w:rPr>
            </w:pPr>
            <w:r w:rsidRPr="006C694B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220C1379" w14:textId="77777777" w:rsidTr="008C7CD3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40D7F8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Estimated Generation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AA3DA7" w14:textId="65D082B8" w:rsidR="003C7732" w:rsidRPr="003C7732" w:rsidRDefault="003C7732" w:rsidP="003C7732">
            <w:pPr>
              <w:rPr>
                <w:b/>
                <w:bCs/>
                <w:highlight w:val="yellow"/>
              </w:rPr>
            </w:pPr>
            <w:proofErr w:type="gramStart"/>
            <w:r w:rsidRPr="006C694B">
              <w:rPr>
                <w:b/>
                <w:bCs/>
                <w:highlight w:val="yellow"/>
              </w:rPr>
              <w:t>{ }</w:t>
            </w:r>
            <w:proofErr w:type="gramEnd"/>
            <w:r w:rsidR="00C94A74" w:rsidRPr="00C94A74">
              <w:rPr>
                <w:b/>
                <w:bCs/>
              </w:rPr>
              <w:t xml:space="preserve"> kWh/year</w:t>
            </w:r>
          </w:p>
        </w:tc>
      </w:tr>
      <w:tr w:rsidR="003C7732" w:rsidRPr="00F364C8" w14:paraId="0CA2A61C" w14:textId="77777777" w:rsidTr="008C7CD3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53E0B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% Consumption Replaced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00167" w14:textId="36EE03ED" w:rsidR="003C7732" w:rsidRPr="003C7732" w:rsidRDefault="003C7732" w:rsidP="003C7732">
            <w:pPr>
              <w:rPr>
                <w:b/>
                <w:bCs/>
                <w:highlight w:val="yellow"/>
              </w:rPr>
            </w:pPr>
            <w:r w:rsidRPr="006C694B">
              <w:rPr>
                <w:b/>
                <w:bCs/>
                <w:highlight w:val="yellow"/>
              </w:rPr>
              <w:t>{ }</w:t>
            </w:r>
          </w:p>
        </w:tc>
      </w:tr>
      <w:tr w:rsidR="00376B93" w:rsidRPr="00F364C8" w14:paraId="410B6A7C" w14:textId="77777777" w:rsidTr="000321E9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B43E8" w14:textId="77777777" w:rsidR="00376B93" w:rsidRPr="00F364C8" w:rsidRDefault="00376B93" w:rsidP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Net Metering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8FCEA" w14:textId="59E6BECB" w:rsidR="00376B93" w:rsidRPr="003C7732" w:rsidRDefault="00376B93" w:rsidP="00F364A4">
            <w:pPr>
              <w:rPr>
                <w:b/>
                <w:bCs/>
                <w:highlight w:val="yellow"/>
              </w:rPr>
            </w:pPr>
            <w:r w:rsidRPr="003C7732">
              <w:rPr>
                <w:b/>
                <w:bCs/>
                <w:color w:val="222222"/>
                <w:sz w:val="19"/>
                <w:szCs w:val="19"/>
                <w:highlight w:val="yellow"/>
              </w:rPr>
              <w:t>Yes / No</w:t>
            </w:r>
            <w:r w:rsidR="003C7732">
              <w:rPr>
                <w:b/>
                <w:bCs/>
                <w:color w:val="222222"/>
                <w:sz w:val="19"/>
                <w:szCs w:val="19"/>
                <w:highlight w:val="yellow"/>
              </w:rPr>
              <w:t xml:space="preserve"> </w:t>
            </w:r>
          </w:p>
        </w:tc>
      </w:tr>
      <w:tr w:rsidR="00376B93" w:rsidRPr="00F364C8" w14:paraId="3176D4FA" w14:textId="77777777" w:rsidTr="000321E9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00E9D7" w14:textId="77777777" w:rsidR="00376B93" w:rsidRPr="00F364C8" w:rsidRDefault="00376B93" w:rsidP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Key Components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7D24B" w14:textId="77777777" w:rsidR="00376B93" w:rsidRPr="003C7732" w:rsidRDefault="00376B93" w:rsidP="00C94A74">
            <w:pPr>
              <w:spacing w:line="360" w:lineRule="auto"/>
              <w:rPr>
                <w:b/>
                <w:bCs/>
                <w:color w:val="222222"/>
                <w:sz w:val="19"/>
                <w:szCs w:val="19"/>
                <w:highlight w:val="yellow"/>
              </w:rPr>
            </w:pPr>
            <w:r w:rsidRPr="003C7732">
              <w:rPr>
                <w:b/>
                <w:bCs/>
                <w:color w:val="222222"/>
                <w:sz w:val="19"/>
                <w:szCs w:val="19"/>
                <w:highlight w:val="yellow"/>
              </w:rPr>
              <w:t xml:space="preserve">Modules –   </w:t>
            </w:r>
          </w:p>
          <w:p w14:paraId="10EB6463" w14:textId="77777777" w:rsidR="00376B93" w:rsidRPr="003C7732" w:rsidRDefault="00376B93" w:rsidP="00C94A74">
            <w:pPr>
              <w:spacing w:line="360" w:lineRule="auto"/>
              <w:rPr>
                <w:b/>
                <w:bCs/>
                <w:highlight w:val="yellow"/>
              </w:rPr>
            </w:pPr>
            <w:r w:rsidRPr="003C7732">
              <w:rPr>
                <w:b/>
                <w:bCs/>
                <w:color w:val="222222"/>
                <w:sz w:val="19"/>
                <w:szCs w:val="19"/>
                <w:highlight w:val="yellow"/>
              </w:rPr>
              <w:t>Inverters –</w:t>
            </w:r>
          </w:p>
        </w:tc>
      </w:tr>
      <w:tr w:rsidR="003C7732" w:rsidRPr="00F364C8" w14:paraId="05F36FE6" w14:textId="77777777" w:rsidTr="004579E2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53856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Project Timeline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F19F4" w14:textId="2C7C240A" w:rsidR="003C7732" w:rsidRPr="003C7732" w:rsidRDefault="003C7732" w:rsidP="003C7732">
            <w:pPr>
              <w:rPr>
                <w:b/>
                <w:bCs/>
                <w:highlight w:val="yellow"/>
              </w:rPr>
            </w:pPr>
            <w:r w:rsidRPr="006E53A9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57E6A6D3" w14:textId="77777777" w:rsidTr="004579E2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87E41" w14:textId="0795C64B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Exclusions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06A31" w14:textId="317F69BA" w:rsidR="003C7732" w:rsidRPr="003C7732" w:rsidRDefault="003C7732" w:rsidP="003C7732">
            <w:pPr>
              <w:rPr>
                <w:b/>
                <w:bCs/>
                <w:highlight w:val="yellow"/>
              </w:rPr>
            </w:pPr>
            <w:r w:rsidRPr="006E53A9">
              <w:rPr>
                <w:b/>
                <w:bCs/>
                <w:highlight w:val="yellow"/>
              </w:rPr>
              <w:t>{ }</w:t>
            </w:r>
          </w:p>
        </w:tc>
      </w:tr>
    </w:tbl>
    <w:p w14:paraId="469AE25D" w14:textId="77777777" w:rsidR="00376B93" w:rsidRPr="00F364C8" w:rsidRDefault="00376B93" w:rsidP="000321E9">
      <w:pPr>
        <w:spacing w:after="200"/>
        <w:ind w:left="720"/>
        <w:rPr>
          <w:b/>
          <w:bCs/>
        </w:rPr>
      </w:pPr>
    </w:p>
    <w:p w14:paraId="3EEAF156" w14:textId="77777777" w:rsidR="00376B93" w:rsidRPr="00F364C8" w:rsidRDefault="00376B93" w:rsidP="000321E9">
      <w:pPr>
        <w:spacing w:after="100"/>
        <w:ind w:left="720"/>
        <w:rPr>
          <w:b/>
          <w:bCs/>
        </w:rPr>
      </w:pPr>
      <w:r w:rsidRPr="00F364C8">
        <w:rPr>
          <w:b/>
          <w:bCs/>
          <w:color w:val="E87722"/>
          <w:sz w:val="22"/>
          <w:szCs w:val="22"/>
        </w:rPr>
        <w:t>Commercial Snapshot</w:t>
      </w: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3C7732" w:rsidRPr="00F364C8" w14:paraId="0B0602D6" w14:textId="77777777" w:rsidTr="000B5166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94B2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 xml:space="preserve">Investment (Rs. </w:t>
            </w:r>
            <w:proofErr w:type="spellStart"/>
            <w:r w:rsidRPr="00F364C8">
              <w:rPr>
                <w:b/>
                <w:bCs/>
                <w:color w:val="0B3C66"/>
                <w:sz w:val="19"/>
                <w:szCs w:val="19"/>
              </w:rPr>
              <w:t>Crs</w:t>
            </w:r>
            <w:proofErr w:type="spellEnd"/>
            <w:r w:rsidRPr="00F364C8">
              <w:rPr>
                <w:b/>
                <w:bCs/>
                <w:color w:val="0B3C66"/>
                <w:sz w:val="19"/>
                <w:szCs w:val="19"/>
              </w:rPr>
              <w:t>)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4177D" w14:textId="769767FB" w:rsidR="003C7732" w:rsidRPr="00F364C8" w:rsidRDefault="003C7732" w:rsidP="003C7732">
            <w:pPr>
              <w:rPr>
                <w:b/>
                <w:bCs/>
              </w:rPr>
            </w:pPr>
            <w:r w:rsidRPr="000E7661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55F10907" w14:textId="77777777" w:rsidTr="000B5166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778EE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Payment Terms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6C236" w14:textId="77777777" w:rsidR="007D3419" w:rsidRPr="00752485" w:rsidRDefault="007D3419" w:rsidP="007D3419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752485">
              <w:rPr>
                <w:rFonts w:eastAsia="Times New Roman"/>
              </w:rPr>
              <w:t xml:space="preserve">30% Advance along with PO </w:t>
            </w:r>
          </w:p>
          <w:p w14:paraId="12257E0B" w14:textId="77777777" w:rsidR="007D3419" w:rsidRPr="00752485" w:rsidRDefault="007D3419" w:rsidP="007D3419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752485">
              <w:rPr>
                <w:rFonts w:eastAsia="Times New Roman"/>
              </w:rPr>
              <w:t>The following payment would be through a bank guarantee/ irrevocable Letter of Credit equivalent of 70% of the project cost</w:t>
            </w:r>
          </w:p>
          <w:p w14:paraId="4361191A" w14:textId="77777777" w:rsidR="007D3419" w:rsidRPr="00752485" w:rsidRDefault="007D3419" w:rsidP="007D3419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752485">
              <w:rPr>
                <w:rFonts w:eastAsia="Times New Roman"/>
              </w:rPr>
              <w:t>60% after receipt of material at site of work on pro rata basis;</w:t>
            </w:r>
          </w:p>
          <w:p w14:paraId="46F76069" w14:textId="77777777" w:rsidR="007D3419" w:rsidRDefault="007D3419" w:rsidP="007D3419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752485">
              <w:rPr>
                <w:rFonts w:eastAsia="Times New Roman"/>
              </w:rPr>
              <w:t>7.5% after plant commissioning of the plant i.e. “Commissioning Date”</w:t>
            </w:r>
          </w:p>
          <w:p w14:paraId="33D6E3E1" w14:textId="79943D0F" w:rsidR="003C7732" w:rsidRPr="007D3419" w:rsidRDefault="007D3419" w:rsidP="007D3419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7D3419">
              <w:rPr>
                <w:rFonts w:eastAsia="Times New Roman"/>
              </w:rPr>
              <w:t>2.5 % after receipt of CEIG approval but no later than 60 days from the “Commissioning Date”</w:t>
            </w:r>
          </w:p>
        </w:tc>
      </w:tr>
      <w:tr w:rsidR="003C7732" w:rsidRPr="00F364C8" w14:paraId="0792F5FE" w14:textId="77777777" w:rsidTr="000B5166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4322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AMC Cost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54489" w14:textId="3BDFF956" w:rsidR="003C7732" w:rsidRPr="00F364C8" w:rsidRDefault="003C7732" w:rsidP="003C7732">
            <w:pPr>
              <w:rPr>
                <w:b/>
                <w:bCs/>
              </w:rPr>
            </w:pPr>
            <w:r w:rsidRPr="000E7661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14B65215" w14:textId="77777777" w:rsidTr="000B5166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3C9EC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Payback Period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62280" w14:textId="1A6D33CF" w:rsidR="003C7732" w:rsidRPr="00F364C8" w:rsidRDefault="003C7732" w:rsidP="003C7732">
            <w:pPr>
              <w:rPr>
                <w:b/>
                <w:bCs/>
              </w:rPr>
            </w:pPr>
            <w:r w:rsidRPr="000E7661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1096234D" w14:textId="77777777" w:rsidTr="000B5166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7B158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Net Savings over 25 Years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DB3BE8" w14:textId="6A693E53" w:rsidR="003C7732" w:rsidRPr="00F364C8" w:rsidRDefault="003C7732" w:rsidP="003C7732">
            <w:pPr>
              <w:rPr>
                <w:b/>
                <w:bCs/>
              </w:rPr>
            </w:pPr>
            <w:r w:rsidRPr="000E7661">
              <w:rPr>
                <w:b/>
                <w:bCs/>
                <w:highlight w:val="yellow"/>
              </w:rPr>
              <w:t>{ }</w:t>
            </w:r>
          </w:p>
        </w:tc>
      </w:tr>
    </w:tbl>
    <w:p w14:paraId="4F786319" w14:textId="77777777" w:rsidR="00376B93" w:rsidRPr="00F364C8" w:rsidRDefault="00376B93" w:rsidP="000321E9">
      <w:pPr>
        <w:spacing w:after="200"/>
        <w:ind w:left="720"/>
        <w:rPr>
          <w:b/>
          <w:bCs/>
        </w:rPr>
      </w:pPr>
    </w:p>
    <w:p w14:paraId="587EA4E6" w14:textId="77777777" w:rsidR="00376B93" w:rsidRPr="00F364C8" w:rsidRDefault="00376B93" w:rsidP="000321E9">
      <w:pPr>
        <w:spacing w:after="100"/>
        <w:ind w:left="720"/>
        <w:rPr>
          <w:b/>
          <w:bCs/>
        </w:rPr>
      </w:pPr>
      <w:r w:rsidRPr="00F364C8">
        <w:rPr>
          <w:b/>
          <w:bCs/>
          <w:color w:val="E87722"/>
          <w:sz w:val="22"/>
          <w:szCs w:val="22"/>
        </w:rPr>
        <w:t>Proposal Details</w:t>
      </w: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3C7732" w:rsidRPr="00F364C8" w14:paraId="3C1223FC" w14:textId="77777777" w:rsidTr="00770A5F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8FE33" w14:textId="77777777" w:rsidR="003C7732" w:rsidRPr="00F364C8" w:rsidRDefault="003C7732" w:rsidP="003C7732">
            <w:pPr>
              <w:rPr>
                <w:b/>
                <w:bCs/>
              </w:rPr>
            </w:pPr>
            <w:r>
              <w:br w:type="page"/>
            </w:r>
            <w:r w:rsidRPr="00F364C8">
              <w:rPr>
                <w:b/>
                <w:bCs/>
                <w:color w:val="0B3C66"/>
                <w:sz w:val="19"/>
                <w:szCs w:val="19"/>
              </w:rPr>
              <w:t>Submitted by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8C9A8E" w14:textId="1C081586" w:rsidR="003C7732" w:rsidRPr="00F364C8" w:rsidRDefault="003C7732" w:rsidP="003C7732">
            <w:pPr>
              <w:rPr>
                <w:b/>
                <w:bCs/>
              </w:rPr>
            </w:pPr>
            <w:r w:rsidRPr="00FC15D7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196D018B" w14:textId="77777777" w:rsidTr="00770A5F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B51B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Submitted on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9B04B" w14:textId="7D2E88FF" w:rsidR="003C7732" w:rsidRPr="00F364C8" w:rsidRDefault="003C7732" w:rsidP="003C7732">
            <w:pPr>
              <w:rPr>
                <w:b/>
                <w:bCs/>
              </w:rPr>
            </w:pPr>
            <w:r w:rsidRPr="00FC15D7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6DEA6006" w14:textId="77777777" w:rsidTr="00770A5F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0F23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Validity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9BF3E" w14:textId="7D4A9E3C" w:rsidR="003C7732" w:rsidRPr="00F364C8" w:rsidRDefault="003C7732" w:rsidP="003C7732">
            <w:pPr>
              <w:rPr>
                <w:b/>
                <w:bCs/>
              </w:rPr>
            </w:pPr>
            <w:r w:rsidRPr="00FC15D7">
              <w:rPr>
                <w:b/>
                <w:bCs/>
                <w:highlight w:val="yellow"/>
              </w:rPr>
              <w:t>{ }</w:t>
            </w:r>
          </w:p>
        </w:tc>
      </w:tr>
    </w:tbl>
    <w:p w14:paraId="08C91B39" w14:textId="77777777" w:rsidR="00376B93" w:rsidRDefault="00376B93" w:rsidP="000321E9">
      <w:pPr>
        <w:ind w:left="720"/>
      </w:pPr>
      <w:r>
        <w:br w:type="page"/>
      </w: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C65FD1" w:rsidRPr="00F364C8" w14:paraId="4ADE7868" w14:textId="77777777" w:rsidTr="006E7DF5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70300F8E" w14:textId="6045ECE0" w:rsidR="00C65FD1" w:rsidRPr="00484198" w:rsidRDefault="00F364A4" w:rsidP="00484198">
            <w:pPr>
              <w:jc w:val="center"/>
            </w:pPr>
            <w:r w:rsidRPr="00484198">
              <w:rPr>
                <w:b/>
                <w:bCs/>
                <w:color w:val="FFFFFF"/>
                <w:sz w:val="32"/>
                <w:szCs w:val="32"/>
              </w:rPr>
              <w:lastRenderedPageBreak/>
              <w:t>1.0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66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7ED19F70" w14:textId="77777777" w:rsidR="00C65FD1" w:rsidRPr="00484198" w:rsidRDefault="00F364A4" w:rsidP="00484198">
            <w:pPr>
              <w:pStyle w:val="v4"/>
            </w:pPr>
            <w:bookmarkStart w:id="0" w:name="_Toc237005019"/>
            <w:r w:rsidRPr="00484198">
              <w:t>Site Details</w:t>
            </w:r>
            <w:bookmarkEnd w:id="0"/>
          </w:p>
        </w:tc>
      </w:tr>
    </w:tbl>
    <w:p w14:paraId="53BE1D33" w14:textId="5FE93081" w:rsidR="00C65FD1" w:rsidRPr="00AD33D3" w:rsidRDefault="00C65FD1" w:rsidP="00484198">
      <w:pPr>
        <w:pStyle w:val="v4"/>
      </w:pPr>
    </w:p>
    <w:p w14:paraId="3F730B30" w14:textId="3A05023B" w:rsidR="00C65FD1" w:rsidRPr="009554B6" w:rsidRDefault="00F364A4" w:rsidP="000321E9">
      <w:pPr>
        <w:pStyle w:val="Strong1"/>
        <w:ind w:left="720"/>
      </w:pPr>
      <w:r w:rsidRPr="009554B6">
        <w:t xml:space="preserve">  </w:t>
      </w:r>
      <w:bookmarkStart w:id="1" w:name="_Toc232003434"/>
      <w:bookmarkStart w:id="2" w:name="_Toc237005020"/>
      <w:r w:rsidR="00251ED0" w:rsidRPr="009554B6">
        <w:t>1.1 Customer</w:t>
      </w:r>
      <w:r w:rsidRPr="009554B6">
        <w:t xml:space="preserve"> Details</w:t>
      </w:r>
      <w:bookmarkEnd w:id="1"/>
      <w:bookmarkEnd w:id="2"/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3C7732" w:rsidRPr="00F364C8" w14:paraId="13DBCAC8" w14:textId="77777777" w:rsidTr="00CD6616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810C3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Name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ED41A" w14:textId="1D497749" w:rsidR="003C7732" w:rsidRPr="00F364C8" w:rsidRDefault="003C7732" w:rsidP="003C7732">
            <w:pPr>
              <w:rPr>
                <w:b/>
                <w:bCs/>
              </w:rPr>
            </w:pPr>
            <w:r w:rsidRPr="002E1B9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15036861" w14:textId="77777777" w:rsidTr="00CD6616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F0C42" w14:textId="1B8E24D6" w:rsidR="003C7732" w:rsidRPr="00F364C8" w:rsidRDefault="007530EB" w:rsidP="003C7732">
            <w:pPr>
              <w:rPr>
                <w:b/>
                <w:bCs/>
              </w:rPr>
            </w:pPr>
            <w:r>
              <w:rPr>
                <w:b/>
                <w:bCs/>
                <w:color w:val="0B3C66"/>
                <w:sz w:val="19"/>
                <w:szCs w:val="19"/>
              </w:rPr>
              <w:t xml:space="preserve">Corporate </w:t>
            </w:r>
            <w:r w:rsidR="003C7732" w:rsidRPr="00F364C8">
              <w:rPr>
                <w:b/>
                <w:bCs/>
                <w:color w:val="0B3C66"/>
                <w:sz w:val="19"/>
                <w:szCs w:val="19"/>
              </w:rPr>
              <w:t>Address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62341" w14:textId="2671DAE0" w:rsidR="003C7732" w:rsidRPr="00F364C8" w:rsidRDefault="003C7732" w:rsidP="003C7732">
            <w:pPr>
              <w:rPr>
                <w:b/>
                <w:bCs/>
              </w:rPr>
            </w:pPr>
            <w:r w:rsidRPr="002E1B9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6348CA05" w14:textId="77777777" w:rsidTr="00CD6616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C81D1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Contact Person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FE820" w14:textId="78E6956B" w:rsidR="003C7732" w:rsidRPr="00F364C8" w:rsidRDefault="003C7732" w:rsidP="003C7732">
            <w:pPr>
              <w:rPr>
                <w:b/>
                <w:bCs/>
              </w:rPr>
            </w:pPr>
            <w:r w:rsidRPr="002E1B9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7533A703" w14:textId="77777777" w:rsidTr="00CD6616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B1D12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Mobile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73406" w14:textId="40FF261A" w:rsidR="003C7732" w:rsidRPr="00F364C8" w:rsidRDefault="003C7732" w:rsidP="003C7732">
            <w:pPr>
              <w:rPr>
                <w:b/>
                <w:bCs/>
              </w:rPr>
            </w:pPr>
            <w:r w:rsidRPr="002E1B9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68649F8C" w14:textId="77777777" w:rsidTr="00CD6616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B2050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Email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339194" w14:textId="17659395" w:rsidR="003C7732" w:rsidRPr="00F364C8" w:rsidRDefault="003C7732" w:rsidP="003C7732">
            <w:pPr>
              <w:rPr>
                <w:b/>
                <w:bCs/>
              </w:rPr>
            </w:pPr>
            <w:r w:rsidRPr="002E1B9C">
              <w:rPr>
                <w:b/>
                <w:bCs/>
                <w:highlight w:val="yellow"/>
              </w:rPr>
              <w:t>{ }</w:t>
            </w:r>
          </w:p>
        </w:tc>
      </w:tr>
    </w:tbl>
    <w:p w14:paraId="7749B451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p w14:paraId="61978E4C" w14:textId="6A509AF6" w:rsidR="00C65FD1" w:rsidRPr="00F364C8" w:rsidRDefault="00F364A4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r w:rsidRPr="00F364C8">
        <w:t xml:space="preserve">  </w:t>
      </w:r>
      <w:bookmarkStart w:id="3" w:name="_Toc232003435"/>
      <w:bookmarkStart w:id="4" w:name="_Toc237005021"/>
      <w:r w:rsidR="00251ED0" w:rsidRPr="00F364C8">
        <w:t>1.2 Site</w:t>
      </w:r>
      <w:r w:rsidRPr="00F364C8">
        <w:t xml:space="preserve"> Details</w:t>
      </w:r>
      <w:bookmarkEnd w:id="3"/>
      <w:bookmarkEnd w:id="4"/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3C7732" w:rsidRPr="00F364C8" w14:paraId="1B538BCB" w14:textId="77777777" w:rsidTr="00F66731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AD1A7" w14:textId="50DB1AB4" w:rsidR="003C7732" w:rsidRPr="00F364C8" w:rsidRDefault="007530EB" w:rsidP="003C7732">
            <w:pPr>
              <w:rPr>
                <w:b/>
                <w:bCs/>
              </w:rPr>
            </w:pPr>
            <w:r>
              <w:rPr>
                <w:b/>
                <w:bCs/>
                <w:color w:val="0B3C66"/>
                <w:sz w:val="19"/>
                <w:szCs w:val="19"/>
              </w:rPr>
              <w:t xml:space="preserve">Site </w:t>
            </w:r>
            <w:r w:rsidR="003C7732" w:rsidRPr="00F364C8">
              <w:rPr>
                <w:b/>
                <w:bCs/>
                <w:color w:val="0B3C66"/>
                <w:sz w:val="19"/>
                <w:szCs w:val="19"/>
              </w:rPr>
              <w:t>Address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9B78F" w14:textId="0DF3ECD3" w:rsidR="003C7732" w:rsidRPr="00F364C8" w:rsidRDefault="003C7732" w:rsidP="003C7732">
            <w:pPr>
              <w:rPr>
                <w:b/>
                <w:bCs/>
              </w:rPr>
            </w:pPr>
            <w:r w:rsidRPr="00E23B2A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606720F9" w14:textId="77777777" w:rsidTr="00F66731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6AFF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Latitude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3A0F3B" w14:textId="61D115FE" w:rsidR="003C7732" w:rsidRPr="00F364C8" w:rsidRDefault="003C7732" w:rsidP="003C7732">
            <w:pPr>
              <w:rPr>
                <w:b/>
                <w:bCs/>
              </w:rPr>
            </w:pPr>
            <w:r w:rsidRPr="00E23B2A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691BD81E" w14:textId="77777777" w:rsidTr="00F66731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8E8C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Longitude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B782A6" w14:textId="2D45AC15" w:rsidR="003C7732" w:rsidRPr="00F364C8" w:rsidRDefault="003C7732" w:rsidP="003C7732">
            <w:pPr>
              <w:rPr>
                <w:b/>
                <w:bCs/>
              </w:rPr>
            </w:pPr>
            <w:r w:rsidRPr="00E23B2A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5F77BC90" w14:textId="77777777" w:rsidTr="00F66731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EF17B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Type of Installation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2DBD1" w14:textId="64E7704D" w:rsidR="003C7732" w:rsidRPr="00F364C8" w:rsidRDefault="003C7732" w:rsidP="003C7732">
            <w:pPr>
              <w:rPr>
                <w:b/>
                <w:bCs/>
              </w:rPr>
            </w:pPr>
            <w:r w:rsidRPr="00E23B2A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2C20864C" w14:textId="77777777" w:rsidTr="00F66731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89BFC6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Type of Roofs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ED224" w14:textId="1DCC2F8A" w:rsidR="003C7732" w:rsidRPr="00F364C8" w:rsidRDefault="003C7732" w:rsidP="003C7732">
            <w:pPr>
              <w:rPr>
                <w:b/>
                <w:bCs/>
              </w:rPr>
            </w:pPr>
            <w:r w:rsidRPr="00E23B2A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0809893F" w14:textId="77777777" w:rsidTr="00F66731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CCD59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Availability of Water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2A1237" w14:textId="3D487462" w:rsidR="003C7732" w:rsidRPr="00F364C8" w:rsidRDefault="003C7732" w:rsidP="003C7732">
            <w:pPr>
              <w:rPr>
                <w:b/>
                <w:bCs/>
              </w:rPr>
            </w:pPr>
            <w:r w:rsidRPr="00E23B2A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0318B246" w14:textId="77777777" w:rsidTr="00F66731"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2F16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Shading</w:t>
            </w:r>
          </w:p>
        </w:tc>
        <w:tc>
          <w:tcPr>
            <w:tcW w:w="74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2F89E" w14:textId="1FA5B6BC" w:rsidR="003C7732" w:rsidRPr="00F364C8" w:rsidRDefault="003C7732" w:rsidP="003C7732">
            <w:pPr>
              <w:rPr>
                <w:b/>
                <w:bCs/>
              </w:rPr>
            </w:pPr>
            <w:r w:rsidRPr="00E23B2A">
              <w:rPr>
                <w:b/>
                <w:bCs/>
                <w:highlight w:val="yellow"/>
              </w:rPr>
              <w:t>{ }</w:t>
            </w:r>
          </w:p>
        </w:tc>
      </w:tr>
    </w:tbl>
    <w:p w14:paraId="657BD7FB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C65FD1" w:rsidRPr="00F364C8" w14:paraId="030EAA4D" w14:textId="77777777" w:rsidTr="0081185A">
        <w:tc>
          <w:tcPr>
            <w:tcW w:w="10080" w:type="dxa"/>
            <w:tcBorders>
              <w:top w:val="dashed" w:sz="6" w:space="0" w:color="1F6FB2"/>
              <w:left w:val="dashed" w:sz="6" w:space="0" w:color="1F6FB2"/>
              <w:bottom w:val="dashed" w:sz="6" w:space="0" w:color="1F6FB2"/>
              <w:right w:val="dashed" w:sz="6" w:space="0" w:color="1F6FB2"/>
            </w:tcBorders>
            <w:shd w:val="clear" w:color="auto" w:fill="F4F9FC"/>
            <w:tcMar>
              <w:top w:w="480" w:type="dxa"/>
              <w:left w:w="200" w:type="dxa"/>
              <w:bottom w:w="480" w:type="dxa"/>
              <w:right w:w="200" w:type="dxa"/>
            </w:tcMar>
          </w:tcPr>
          <w:p w14:paraId="5B19ACFF" w14:textId="77777777" w:rsidR="00C65FD1" w:rsidRPr="00F364C8" w:rsidRDefault="00F364A4">
            <w:pPr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i/>
                <w:iCs/>
                <w:color w:val="5A6B78"/>
                <w:sz w:val="18"/>
                <w:szCs w:val="18"/>
              </w:rPr>
              <w:t>Insert site Google Map view snapshot</w:t>
            </w:r>
          </w:p>
        </w:tc>
      </w:tr>
    </w:tbl>
    <w:p w14:paraId="544654DA" w14:textId="77777777" w:rsidR="0081185A" w:rsidRDefault="0081185A">
      <w:r>
        <w:br w:type="page"/>
      </w:r>
    </w:p>
    <w:tbl>
      <w:tblPr>
        <w:tblW w:w="10088" w:type="dxa"/>
        <w:tblInd w:w="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8687"/>
      </w:tblGrid>
      <w:tr w:rsidR="00C65FD1" w:rsidRPr="00F364C8" w14:paraId="077B6176" w14:textId="77777777" w:rsidTr="006E7DF5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1C758B27" w14:textId="6A337CC4" w:rsidR="00C65FD1" w:rsidRPr="00F364C8" w:rsidRDefault="00F364A4">
            <w:pPr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32"/>
                <w:szCs w:val="32"/>
              </w:rPr>
              <w:lastRenderedPageBreak/>
              <w:t>2.0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66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646811AF" w14:textId="77057F80" w:rsidR="002F7C36" w:rsidRPr="002F7C36" w:rsidRDefault="00F364A4" w:rsidP="00570650">
            <w:pPr>
              <w:pStyle w:val="v4"/>
            </w:pPr>
            <w:bookmarkStart w:id="5" w:name="_Toc237005022"/>
            <w:r w:rsidRPr="00F364C8">
              <w:t xml:space="preserve">Technical </w:t>
            </w:r>
            <w:r w:rsidR="002F7C36">
              <w:t>Offer</w:t>
            </w:r>
            <w:bookmarkEnd w:id="5"/>
          </w:p>
        </w:tc>
      </w:tr>
    </w:tbl>
    <w:p w14:paraId="23569B26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p w14:paraId="4C8ACBE2" w14:textId="635B5584" w:rsidR="00C65FD1" w:rsidRPr="00F364C8" w:rsidRDefault="00F364A4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r w:rsidRPr="00F364C8">
        <w:t xml:space="preserve">  </w:t>
      </w:r>
      <w:bookmarkStart w:id="6" w:name="_Toc232003436"/>
      <w:bookmarkStart w:id="7" w:name="_Toc237005023"/>
      <w:r w:rsidR="009717D2" w:rsidRPr="00F364C8">
        <w:t>2.1 Capacity</w:t>
      </w:r>
      <w:r w:rsidRPr="00F364C8">
        <w:t xml:space="preserve"> Assessment</w:t>
      </w:r>
      <w:bookmarkEnd w:id="6"/>
      <w:bookmarkEnd w:id="7"/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200"/>
        <w:gridCol w:w="2880"/>
      </w:tblGrid>
      <w:tr w:rsidR="00C65FD1" w:rsidRPr="00F364C8" w14:paraId="010376CB" w14:textId="77777777" w:rsidTr="000321E9">
        <w:trPr>
          <w:tblHeader/>
        </w:trPr>
        <w:tc>
          <w:tcPr>
            <w:tcW w:w="4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C7718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32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18CF6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Estimated Capacity (kWp)</w:t>
            </w:r>
          </w:p>
        </w:tc>
        <w:tc>
          <w:tcPr>
            <w:tcW w:w="28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9B0E1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C7732" w:rsidRPr="00F364C8" w14:paraId="01180B59" w14:textId="77777777" w:rsidTr="00E80A4D">
        <w:tc>
          <w:tcPr>
            <w:tcW w:w="4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F0EF0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Based on shadow-free area</w:t>
            </w:r>
          </w:p>
        </w:tc>
        <w:tc>
          <w:tcPr>
            <w:tcW w:w="32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FFDD3" w14:textId="702E9823" w:rsidR="003C7732" w:rsidRPr="00F364C8" w:rsidRDefault="003C7732" w:rsidP="003C7732">
            <w:pPr>
              <w:rPr>
                <w:b/>
                <w:bCs/>
              </w:rPr>
            </w:pPr>
            <w:r w:rsidRPr="00565D7C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8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951E7" w14:textId="573A5270" w:rsidR="003C7732" w:rsidRPr="00F364C8" w:rsidRDefault="003C7732" w:rsidP="003C7732">
            <w:pPr>
              <w:rPr>
                <w:b/>
                <w:bCs/>
              </w:rPr>
            </w:pPr>
            <w:r w:rsidRPr="00565D7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29033EAB" w14:textId="77777777" w:rsidTr="00E80A4D">
        <w:tc>
          <w:tcPr>
            <w:tcW w:w="4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7815B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Based on electricity consumption</w:t>
            </w:r>
          </w:p>
        </w:tc>
        <w:tc>
          <w:tcPr>
            <w:tcW w:w="32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528A1" w14:textId="468F6024" w:rsidR="003C7732" w:rsidRPr="00F364C8" w:rsidRDefault="003C7732" w:rsidP="003C7732">
            <w:pPr>
              <w:rPr>
                <w:b/>
                <w:bCs/>
              </w:rPr>
            </w:pPr>
            <w:r w:rsidRPr="00565D7C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8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47B19" w14:textId="73798194" w:rsidR="003C7732" w:rsidRPr="00F364C8" w:rsidRDefault="003C7732" w:rsidP="003C7732">
            <w:pPr>
              <w:rPr>
                <w:b/>
                <w:bCs/>
              </w:rPr>
            </w:pPr>
            <w:r w:rsidRPr="00565D7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4EDB843C" w14:textId="77777777" w:rsidTr="00E80A4D">
        <w:tc>
          <w:tcPr>
            <w:tcW w:w="4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7FA60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Based on state regulatory limit</w:t>
            </w:r>
          </w:p>
        </w:tc>
        <w:tc>
          <w:tcPr>
            <w:tcW w:w="32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D2BAD" w14:textId="05680E70" w:rsidR="003C7732" w:rsidRPr="00F364C8" w:rsidRDefault="003C7732" w:rsidP="003C7732">
            <w:pPr>
              <w:rPr>
                <w:b/>
                <w:bCs/>
              </w:rPr>
            </w:pPr>
            <w:r w:rsidRPr="00565D7C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8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15235" w14:textId="176D0461" w:rsidR="003C7732" w:rsidRPr="00F364C8" w:rsidRDefault="003C7732" w:rsidP="003C7732">
            <w:pPr>
              <w:rPr>
                <w:b/>
                <w:bCs/>
              </w:rPr>
            </w:pPr>
            <w:r w:rsidRPr="00565D7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76386544" w14:textId="77777777" w:rsidTr="00E80A4D">
        <w:tc>
          <w:tcPr>
            <w:tcW w:w="4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6CC87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Proposed Capacity</w:t>
            </w:r>
          </w:p>
        </w:tc>
        <w:tc>
          <w:tcPr>
            <w:tcW w:w="32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44352" w14:textId="03FE8B80" w:rsidR="003C7732" w:rsidRPr="00F364C8" w:rsidRDefault="003C7732" w:rsidP="003C7732">
            <w:pPr>
              <w:rPr>
                <w:b/>
                <w:bCs/>
              </w:rPr>
            </w:pPr>
            <w:r w:rsidRPr="00565D7C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8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76773" w14:textId="4C4DA939" w:rsidR="003C7732" w:rsidRPr="00F364C8" w:rsidRDefault="003C7732" w:rsidP="003C7732">
            <w:pPr>
              <w:rPr>
                <w:b/>
                <w:bCs/>
              </w:rPr>
            </w:pPr>
            <w:r w:rsidRPr="00565D7C">
              <w:rPr>
                <w:b/>
                <w:bCs/>
                <w:highlight w:val="yellow"/>
              </w:rPr>
              <w:t>{ }</w:t>
            </w:r>
          </w:p>
        </w:tc>
      </w:tr>
    </w:tbl>
    <w:p w14:paraId="6C91CE46" w14:textId="77777777" w:rsidR="00C65FD1" w:rsidRPr="00F364C8" w:rsidRDefault="00C65FD1" w:rsidP="000321E9">
      <w:pPr>
        <w:spacing w:after="200"/>
        <w:ind w:left="720"/>
        <w:rPr>
          <w:b/>
          <w:bCs/>
        </w:rPr>
      </w:pPr>
    </w:p>
    <w:p w14:paraId="30A334EA" w14:textId="77777777" w:rsidR="00C65FD1" w:rsidRPr="00F364C8" w:rsidRDefault="00F364A4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r w:rsidRPr="00F364C8">
        <w:t xml:space="preserve">  </w:t>
      </w:r>
      <w:bookmarkStart w:id="8" w:name="_Toc232003437"/>
      <w:bookmarkStart w:id="9" w:name="_Toc237005024"/>
      <w:proofErr w:type="gramStart"/>
      <w:r w:rsidRPr="00F364C8">
        <w:t>2.2  Plant</w:t>
      </w:r>
      <w:proofErr w:type="gramEnd"/>
      <w:r w:rsidRPr="00F364C8">
        <w:t xml:space="preserve"> Layout</w:t>
      </w:r>
      <w:bookmarkEnd w:id="8"/>
      <w:bookmarkEnd w:id="9"/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3C7732" w:rsidRPr="00F364C8" w14:paraId="0F486487" w14:textId="77777777" w:rsidTr="0065752C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1B4A0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Type of Installation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B19C5" w14:textId="5EDA94FB" w:rsidR="003C7732" w:rsidRPr="00F364C8" w:rsidRDefault="003C7732" w:rsidP="003C7732">
            <w:pPr>
              <w:rPr>
                <w:b/>
                <w:bCs/>
              </w:rPr>
            </w:pPr>
            <w:r w:rsidRPr="00DB1D3D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6D4C2732" w14:textId="77777777" w:rsidTr="0065752C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5353C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Type of Mounting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838E9" w14:textId="02923961" w:rsidR="003C7732" w:rsidRPr="00F364C8" w:rsidRDefault="003C7732" w:rsidP="003C7732">
            <w:pPr>
              <w:rPr>
                <w:b/>
                <w:bCs/>
              </w:rPr>
            </w:pPr>
            <w:r w:rsidRPr="00DB1D3D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10C256E4" w14:textId="77777777" w:rsidTr="0065752C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8A03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Power Evacuation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79CAD" w14:textId="3EAFE9B2" w:rsidR="003C7732" w:rsidRPr="00F364C8" w:rsidRDefault="003C7732" w:rsidP="003C7732">
            <w:pPr>
              <w:rPr>
                <w:b/>
                <w:bCs/>
              </w:rPr>
            </w:pPr>
            <w:r w:rsidRPr="00DB1D3D">
              <w:rPr>
                <w:b/>
                <w:bCs/>
                <w:highlight w:val="yellow"/>
              </w:rPr>
              <w:t>{ }</w:t>
            </w:r>
          </w:p>
        </w:tc>
      </w:tr>
    </w:tbl>
    <w:p w14:paraId="0A8C2B98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p w14:paraId="3E7113A0" w14:textId="77777777" w:rsidR="00C65FD1" w:rsidRPr="00F364C8" w:rsidRDefault="00F364A4" w:rsidP="000321E9">
      <w:pPr>
        <w:spacing w:after="120"/>
        <w:ind w:left="720"/>
        <w:rPr>
          <w:b/>
          <w:bCs/>
        </w:rPr>
      </w:pPr>
      <w:r w:rsidRPr="00F364C8">
        <w:rPr>
          <w:b/>
          <w:bCs/>
          <w:color w:val="1F6FB2"/>
        </w:rPr>
        <w:t>Installation Types</w:t>
      </w:r>
    </w:p>
    <w:tbl>
      <w:tblPr>
        <w:tblW w:w="10130" w:type="dxa"/>
        <w:tblInd w:w="660" w:type="dxa"/>
        <w:tblBorders>
          <w:top w:val="single" w:sz="4" w:space="0" w:color="E8E8E8" w:themeColor="background2"/>
          <w:left w:val="single" w:sz="4" w:space="0" w:color="E8E8E8" w:themeColor="background2"/>
          <w:bottom w:val="single" w:sz="4" w:space="0" w:color="E8E8E8" w:themeColor="background2"/>
          <w:right w:val="single" w:sz="4" w:space="0" w:color="E8E8E8" w:themeColor="background2"/>
          <w:insideH w:val="single" w:sz="4" w:space="0" w:color="E8E8E8" w:themeColor="background2"/>
          <w:insideV w:val="single" w:sz="4" w:space="0" w:color="E8E8E8" w:themeColor="background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4"/>
        <w:gridCol w:w="2532"/>
        <w:gridCol w:w="2532"/>
        <w:gridCol w:w="2532"/>
      </w:tblGrid>
      <w:tr w:rsidR="001E3C42" w:rsidRPr="00F364C8" w14:paraId="099A3D9D" w14:textId="77777777" w:rsidTr="00B45A2E">
        <w:trPr>
          <w:trHeight w:val="2056"/>
        </w:trPr>
        <w:tc>
          <w:tcPr>
            <w:tcW w:w="2534" w:type="dxa"/>
            <w:shd w:val="clear" w:color="auto" w:fill="E8F1F8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153B6034" w14:textId="77777777" w:rsidR="001E3C42" w:rsidRPr="00F364C8" w:rsidRDefault="001E3C42" w:rsidP="00B45A2E">
            <w:pPr>
              <w:spacing w:after="60"/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noProof/>
              </w:rPr>
              <w:drawing>
                <wp:inline distT="0" distB="0" distL="0" distR="0" wp14:anchorId="0D588CAF" wp14:editId="1919D9D6">
                  <wp:extent cx="1333500" cy="904875"/>
                  <wp:effectExtent l="0" t="0" r="0" b="0"/>
                  <wp:docPr id="894012252" name="rooftop.png" descr="rooftop.png" title="roofto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67047" w14:textId="77777777" w:rsidR="001E3C42" w:rsidRPr="00F364C8" w:rsidRDefault="001E3C42" w:rsidP="00B45A2E">
            <w:pPr>
              <w:jc w:val="center"/>
              <w:rPr>
                <w:b/>
                <w:bCs/>
              </w:rPr>
            </w:pPr>
            <w:r w:rsidRPr="00F5005B">
              <w:rPr>
                <w:b/>
                <w:bCs/>
                <w:color w:val="0B3C66"/>
                <w:sz w:val="17"/>
                <w:szCs w:val="17"/>
              </w:rPr>
              <w:t>RCC</w:t>
            </w:r>
          </w:p>
        </w:tc>
        <w:tc>
          <w:tcPr>
            <w:tcW w:w="2532" w:type="dxa"/>
            <w:tcBorders>
              <w:bottom w:val="nil"/>
            </w:tcBorders>
            <w:shd w:val="clear" w:color="auto" w:fill="F4F9FC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06E0EEA" w14:textId="77777777" w:rsidR="001E3C42" w:rsidRPr="00F364C8" w:rsidRDefault="001E3C42" w:rsidP="00B45A2E">
            <w:pPr>
              <w:spacing w:after="60"/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noProof/>
              </w:rPr>
              <w:drawing>
                <wp:inline distT="0" distB="0" distL="0" distR="0" wp14:anchorId="0FC6AC6E" wp14:editId="53D1A897">
                  <wp:extent cx="1333500" cy="904875"/>
                  <wp:effectExtent l="0" t="0" r="0" b="0"/>
                  <wp:docPr id="1324323034" name="shed.png" descr="shed.png" title="sh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EE68C" w14:textId="77777777" w:rsidR="001E3C42" w:rsidRPr="00F364C8" w:rsidRDefault="001E3C42" w:rsidP="00B45A2E">
            <w:pPr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7"/>
                <w:szCs w:val="17"/>
              </w:rPr>
              <w:t>Shed</w:t>
            </w:r>
          </w:p>
        </w:tc>
        <w:tc>
          <w:tcPr>
            <w:tcW w:w="2532" w:type="dxa"/>
            <w:tcBorders>
              <w:bottom w:val="nil"/>
            </w:tcBorders>
            <w:shd w:val="clear" w:color="auto" w:fill="E8F1F8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3D1F63E6" w14:textId="77777777" w:rsidR="001E3C42" w:rsidRPr="00F364C8" w:rsidRDefault="001E3C42" w:rsidP="00B45A2E">
            <w:pPr>
              <w:spacing w:after="60"/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noProof/>
              </w:rPr>
              <w:drawing>
                <wp:inline distT="0" distB="0" distL="0" distR="0" wp14:anchorId="2D3D7E46" wp14:editId="2B221FF8">
                  <wp:extent cx="1333500" cy="904875"/>
                  <wp:effectExtent l="0" t="0" r="0" b="0"/>
                  <wp:docPr id="1447734824" name="ground.png" descr="ground.png" title="grou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83CA0" w14:textId="77777777" w:rsidR="001E3C42" w:rsidRPr="00F364C8" w:rsidRDefault="001E3C42" w:rsidP="00B45A2E">
            <w:pPr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7"/>
                <w:szCs w:val="17"/>
              </w:rPr>
              <w:t>Ground Mount</w:t>
            </w:r>
          </w:p>
        </w:tc>
        <w:tc>
          <w:tcPr>
            <w:tcW w:w="2532" w:type="dxa"/>
            <w:tcBorders>
              <w:bottom w:val="nil"/>
            </w:tcBorders>
            <w:shd w:val="clear" w:color="auto" w:fill="F4F9FC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064AD0AC" w14:textId="77777777" w:rsidR="001E3C42" w:rsidRPr="00F364C8" w:rsidRDefault="001E3C42" w:rsidP="00B45A2E">
            <w:pPr>
              <w:spacing w:after="60"/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noProof/>
              </w:rPr>
              <w:drawing>
                <wp:inline distT="0" distB="0" distL="0" distR="0" wp14:anchorId="57312D15" wp14:editId="149B5D1E">
                  <wp:extent cx="1333500" cy="904875"/>
                  <wp:effectExtent l="0" t="0" r="0" b="0"/>
                  <wp:docPr id="449216279" name="carport.png" descr="carport.png" title="carpor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40469" w14:textId="77777777" w:rsidR="001E3C42" w:rsidRPr="00F364C8" w:rsidRDefault="001E3C42" w:rsidP="00B45A2E">
            <w:pPr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7"/>
                <w:szCs w:val="17"/>
              </w:rPr>
              <w:t>Carport</w:t>
            </w:r>
          </w:p>
        </w:tc>
      </w:tr>
      <w:tr w:rsidR="001E3C42" w:rsidRPr="00F364C8" w14:paraId="5D5B299E" w14:textId="77777777" w:rsidTr="00B45A2E">
        <w:trPr>
          <w:trHeight w:val="1622"/>
        </w:trPr>
        <w:tc>
          <w:tcPr>
            <w:tcW w:w="2534" w:type="dxa"/>
            <w:tcBorders>
              <w:right w:val="nil"/>
            </w:tcBorders>
            <w:shd w:val="clear" w:color="auto" w:fill="E8F1F8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7D3A611C" w14:textId="77777777" w:rsidR="001E3C42" w:rsidRPr="00F364C8" w:rsidRDefault="001E3C42" w:rsidP="00B45A2E">
            <w:pPr>
              <w:spacing w:after="60"/>
              <w:jc w:val="center"/>
              <w:rPr>
                <w:b/>
                <w:bCs/>
                <w:noProof/>
              </w:rPr>
            </w:pPr>
            <w:r w:rsidRPr="00502104">
              <w:rPr>
                <w:b/>
                <w:bCs/>
                <w:color w:val="0B3C66"/>
                <w:sz w:val="17"/>
                <w:szCs w:val="17"/>
              </w:rPr>
              <w:t>Floating</w:t>
            </w:r>
            <w:r w:rsidRPr="00502104">
              <w:rPr>
                <w:b/>
                <w:bCs/>
                <w:noProof/>
                <w:color w:val="0B3C66"/>
                <w:sz w:val="17"/>
                <w:szCs w:val="17"/>
              </w:rPr>
              <w:t xml:space="preserve"> </w:t>
            </w:r>
            <w:r w:rsidRPr="00502104">
              <w:rPr>
                <w:b/>
                <w:bCs/>
                <w:noProof/>
                <w:color w:val="0B3C66"/>
                <w:sz w:val="17"/>
                <w:szCs w:val="17"/>
              </w:rPr>
              <w:drawing>
                <wp:anchor distT="0" distB="0" distL="114300" distR="114300" simplePos="0" relativeHeight="251741184" behindDoc="0" locked="0" layoutInCell="1" allowOverlap="1" wp14:anchorId="274FFD40" wp14:editId="42B34050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-476250</wp:posOffset>
                  </wp:positionV>
                  <wp:extent cx="1440180" cy="677545"/>
                  <wp:effectExtent l="0" t="0" r="7620" b="0"/>
                  <wp:wrapTopAndBottom/>
                  <wp:docPr id="8302667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66728" name="Picture 830266728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610" b="4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677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3AC6E66" w14:textId="77777777" w:rsidR="001E3C42" w:rsidRPr="00F364C8" w:rsidRDefault="001E3C42" w:rsidP="00B45A2E">
            <w:pPr>
              <w:spacing w:after="60"/>
              <w:jc w:val="center"/>
              <w:rPr>
                <w:b/>
                <w:bCs/>
                <w:noProof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9142961" w14:textId="77777777" w:rsidR="001E3C42" w:rsidRPr="00F364C8" w:rsidRDefault="001E3C42" w:rsidP="00B45A2E">
            <w:pPr>
              <w:spacing w:after="60"/>
              <w:jc w:val="center"/>
              <w:rPr>
                <w:b/>
                <w:bCs/>
                <w:noProof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5843E6A" w14:textId="77777777" w:rsidR="001E3C42" w:rsidRPr="00F364C8" w:rsidRDefault="001E3C42" w:rsidP="00B45A2E">
            <w:pPr>
              <w:spacing w:after="60"/>
              <w:jc w:val="center"/>
              <w:rPr>
                <w:b/>
                <w:bCs/>
                <w:noProof/>
              </w:rPr>
            </w:pPr>
          </w:p>
        </w:tc>
      </w:tr>
    </w:tbl>
    <w:p w14:paraId="6CE16116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p w14:paraId="1D567950" w14:textId="77777777" w:rsidR="00C65FD1" w:rsidRPr="00F364C8" w:rsidRDefault="00F364A4" w:rsidP="000321E9">
      <w:pPr>
        <w:spacing w:after="80"/>
        <w:ind w:left="720"/>
        <w:rPr>
          <w:b/>
          <w:bCs/>
        </w:rPr>
      </w:pPr>
      <w:r w:rsidRPr="00F364C8">
        <w:rPr>
          <w:b/>
          <w:bCs/>
          <w:color w:val="1F6FB2"/>
          <w:sz w:val="19"/>
          <w:szCs w:val="19"/>
        </w:rPr>
        <w:t xml:space="preserve">For </w:t>
      </w:r>
      <w:r w:rsidRPr="006D4BBC">
        <w:rPr>
          <w:b/>
          <w:bCs/>
          <w:color w:val="1F6FB2"/>
          <w:sz w:val="19"/>
          <w:szCs w:val="19"/>
        </w:rPr>
        <w:t>Rooftop</w:t>
      </w: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500"/>
        <w:gridCol w:w="1500"/>
        <w:gridCol w:w="2280"/>
      </w:tblGrid>
      <w:tr w:rsidR="00C65FD1" w:rsidRPr="00F364C8" w14:paraId="52F0304A" w14:textId="77777777" w:rsidTr="000321E9">
        <w:trPr>
          <w:tblHeader/>
        </w:trPr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8B055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Shed / Building</w:t>
            </w:r>
          </w:p>
        </w:tc>
        <w:tc>
          <w:tcPr>
            <w:tcW w:w="2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15E2F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Capacity (kWp)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6F87C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Tilt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87647E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Azimuth</w:t>
            </w:r>
          </w:p>
        </w:tc>
        <w:tc>
          <w:tcPr>
            <w:tcW w:w="2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271F80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Walkways / Lifeline</w:t>
            </w:r>
          </w:p>
        </w:tc>
      </w:tr>
      <w:tr w:rsidR="003C7732" w:rsidRPr="00F364C8" w14:paraId="6A711BFB" w14:textId="77777777" w:rsidTr="00FA04B2"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968F6" w14:textId="3EEC3962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C9CA7" w14:textId="5CB5013C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2931A" w14:textId="5AE7823D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21D84" w14:textId="01152BCD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33F52" w14:textId="7C39924F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29FE69FD" w14:textId="77777777" w:rsidTr="00FA04B2"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B5B4E" w14:textId="07622F16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A8120" w14:textId="26FD3503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86E88" w14:textId="7E7C494E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5434E" w14:textId="243E11B2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3D064" w14:textId="47AED254" w:rsidR="003C7732" w:rsidRPr="00F364C8" w:rsidRDefault="003C7732" w:rsidP="003C7732">
            <w:pPr>
              <w:rPr>
                <w:b/>
                <w:bCs/>
              </w:rPr>
            </w:pPr>
            <w:r w:rsidRPr="001D07AA">
              <w:rPr>
                <w:b/>
                <w:bCs/>
                <w:highlight w:val="yellow"/>
              </w:rPr>
              <w:t>{ }</w:t>
            </w:r>
          </w:p>
        </w:tc>
      </w:tr>
      <w:tr w:rsidR="00C65FD1" w:rsidRPr="00F364C8" w14:paraId="56273A65" w14:textId="77777777" w:rsidTr="000321E9"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34EAB3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C9C10" w14:textId="18C7B8DC" w:rsidR="00C65FD1" w:rsidRPr="00F364C8" w:rsidRDefault="003C7732">
            <w:pPr>
              <w:rPr>
                <w:b/>
                <w:bCs/>
              </w:rPr>
            </w:pPr>
            <w:r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BCCC8" w14:textId="77777777" w:rsidR="00C65FD1" w:rsidRPr="00F364C8" w:rsidRDefault="00C65FD1">
            <w:pPr>
              <w:rPr>
                <w:b/>
                <w:bCs/>
              </w:rPr>
            </w:pP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BEC9E" w14:textId="77777777" w:rsidR="00C65FD1" w:rsidRPr="00F364C8" w:rsidRDefault="00C65FD1">
            <w:pPr>
              <w:rPr>
                <w:b/>
                <w:bCs/>
              </w:rPr>
            </w:pPr>
          </w:p>
        </w:tc>
        <w:tc>
          <w:tcPr>
            <w:tcW w:w="2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1730A" w14:textId="77777777" w:rsidR="00C65FD1" w:rsidRPr="00F364C8" w:rsidRDefault="00C65FD1">
            <w:pPr>
              <w:rPr>
                <w:b/>
                <w:bCs/>
              </w:rPr>
            </w:pPr>
          </w:p>
        </w:tc>
      </w:tr>
    </w:tbl>
    <w:p w14:paraId="39F826E2" w14:textId="77777777" w:rsidR="00C65FD1" w:rsidRDefault="00C65FD1" w:rsidP="000321E9">
      <w:pPr>
        <w:spacing w:after="120"/>
        <w:ind w:left="720"/>
        <w:rPr>
          <w:b/>
          <w:bCs/>
        </w:rPr>
      </w:pPr>
    </w:p>
    <w:p w14:paraId="72AEF25F" w14:textId="77777777" w:rsidR="001E3C42" w:rsidRDefault="001E3C42" w:rsidP="000321E9">
      <w:pPr>
        <w:spacing w:after="120"/>
        <w:ind w:left="720"/>
        <w:rPr>
          <w:b/>
          <w:bCs/>
        </w:rPr>
      </w:pPr>
    </w:p>
    <w:p w14:paraId="3D6BD54D" w14:textId="77777777" w:rsidR="001E3C42" w:rsidRDefault="001E3C42" w:rsidP="000321E9">
      <w:pPr>
        <w:spacing w:after="120"/>
        <w:ind w:left="720"/>
        <w:rPr>
          <w:b/>
          <w:bCs/>
        </w:rPr>
      </w:pPr>
    </w:p>
    <w:p w14:paraId="4F3878AE" w14:textId="77777777" w:rsidR="001E3C42" w:rsidRDefault="001E3C42" w:rsidP="000321E9">
      <w:pPr>
        <w:spacing w:after="120"/>
        <w:ind w:left="720"/>
        <w:rPr>
          <w:b/>
          <w:bCs/>
        </w:rPr>
      </w:pPr>
    </w:p>
    <w:p w14:paraId="29E4E5B1" w14:textId="77777777" w:rsidR="001E3C42" w:rsidRPr="00F364C8" w:rsidRDefault="001E3C42" w:rsidP="000321E9">
      <w:pPr>
        <w:spacing w:after="120"/>
        <w:ind w:left="720"/>
        <w:rPr>
          <w:b/>
          <w:bCs/>
        </w:rPr>
      </w:pPr>
    </w:p>
    <w:p w14:paraId="7FF87F0B" w14:textId="77777777" w:rsidR="00C65FD1" w:rsidRPr="00F364C8" w:rsidRDefault="00F364A4" w:rsidP="000321E9">
      <w:pPr>
        <w:spacing w:after="80"/>
        <w:ind w:left="720"/>
        <w:rPr>
          <w:b/>
          <w:bCs/>
        </w:rPr>
      </w:pPr>
      <w:r w:rsidRPr="00F364C8">
        <w:rPr>
          <w:b/>
          <w:bCs/>
          <w:color w:val="1F6FB2"/>
          <w:sz w:val="19"/>
          <w:szCs w:val="19"/>
        </w:rPr>
        <w:t>For Shed</w:t>
      </w: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500"/>
        <w:gridCol w:w="1500"/>
        <w:gridCol w:w="2280"/>
      </w:tblGrid>
      <w:tr w:rsidR="00C65FD1" w:rsidRPr="00F364C8" w14:paraId="0F39E8FB" w14:textId="77777777" w:rsidTr="000321E9">
        <w:trPr>
          <w:tblHeader/>
        </w:trPr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ECC1E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Shed / Building</w:t>
            </w:r>
          </w:p>
        </w:tc>
        <w:tc>
          <w:tcPr>
            <w:tcW w:w="2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9964E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Capacity (kWp)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80E79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Tilt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FED28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Azimuth</w:t>
            </w:r>
          </w:p>
        </w:tc>
        <w:tc>
          <w:tcPr>
            <w:tcW w:w="2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9F007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Walkways / Lifeline</w:t>
            </w:r>
          </w:p>
        </w:tc>
      </w:tr>
      <w:tr w:rsidR="003C7732" w:rsidRPr="00F364C8" w14:paraId="3879FA37" w14:textId="77777777" w:rsidTr="00D032C1"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B8DA5" w14:textId="47136960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5D014" w14:textId="7A2D2A56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C60A3" w14:textId="66D1D69B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43118" w14:textId="26F53327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C446D" w14:textId="5ECC51CA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4A596D23" w14:textId="77777777" w:rsidTr="00D032C1"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0EA0C" w14:textId="4EBE6B74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F8E92" w14:textId="31BE2658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D6A6E" w14:textId="1B22F3F1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CD4F" w14:textId="27B82767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93740" w14:textId="5F6A9523" w:rsidR="003C7732" w:rsidRPr="00F364C8" w:rsidRDefault="003C7732" w:rsidP="003C7732">
            <w:pPr>
              <w:rPr>
                <w:b/>
                <w:bCs/>
              </w:rPr>
            </w:pPr>
            <w:r w:rsidRPr="00E707DE">
              <w:rPr>
                <w:b/>
                <w:bCs/>
                <w:highlight w:val="yellow"/>
              </w:rPr>
              <w:t>{ }</w:t>
            </w:r>
          </w:p>
        </w:tc>
      </w:tr>
      <w:tr w:rsidR="00C65FD1" w:rsidRPr="00F364C8" w14:paraId="4D79A886" w14:textId="77777777" w:rsidTr="000321E9"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CBE37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A3067" w14:textId="16E848FE" w:rsidR="00C65FD1" w:rsidRPr="00F364C8" w:rsidRDefault="003C7732">
            <w:pPr>
              <w:rPr>
                <w:b/>
                <w:bCs/>
              </w:rPr>
            </w:pPr>
            <w:r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7FB2E2" w14:textId="77777777" w:rsidR="00C65FD1" w:rsidRPr="00F364C8" w:rsidRDefault="00C65FD1">
            <w:pPr>
              <w:rPr>
                <w:b/>
                <w:bCs/>
              </w:rPr>
            </w:pPr>
          </w:p>
        </w:tc>
        <w:tc>
          <w:tcPr>
            <w:tcW w:w="15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E95A4" w14:textId="77777777" w:rsidR="00C65FD1" w:rsidRPr="00F364C8" w:rsidRDefault="00C65FD1">
            <w:pPr>
              <w:rPr>
                <w:b/>
                <w:bCs/>
              </w:rPr>
            </w:pPr>
          </w:p>
        </w:tc>
        <w:tc>
          <w:tcPr>
            <w:tcW w:w="2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BF9311" w14:textId="77777777" w:rsidR="00C65FD1" w:rsidRPr="00F364C8" w:rsidRDefault="00C65FD1">
            <w:pPr>
              <w:rPr>
                <w:b/>
                <w:bCs/>
              </w:rPr>
            </w:pPr>
          </w:p>
        </w:tc>
      </w:tr>
    </w:tbl>
    <w:p w14:paraId="4F43031B" w14:textId="77777777" w:rsidR="00C65FD1" w:rsidRPr="00F364C8" w:rsidRDefault="00C65FD1" w:rsidP="000321E9">
      <w:pPr>
        <w:spacing w:after="120"/>
        <w:ind w:left="720"/>
        <w:rPr>
          <w:b/>
          <w:bCs/>
        </w:rPr>
      </w:pPr>
    </w:p>
    <w:p w14:paraId="65D8C9EE" w14:textId="77777777" w:rsidR="00E04798" w:rsidRPr="00F364C8" w:rsidRDefault="00E04798" w:rsidP="000321E9">
      <w:pPr>
        <w:spacing w:after="80"/>
        <w:ind w:left="720"/>
        <w:rPr>
          <w:b/>
          <w:bCs/>
          <w:color w:val="1F6FB2"/>
          <w:sz w:val="19"/>
          <w:szCs w:val="19"/>
        </w:rPr>
      </w:pPr>
    </w:p>
    <w:p w14:paraId="48C79643" w14:textId="77777777" w:rsidR="00C65FD1" w:rsidRPr="00F364C8" w:rsidRDefault="00F364A4" w:rsidP="000321E9">
      <w:pPr>
        <w:spacing w:after="80"/>
        <w:ind w:left="720"/>
        <w:rPr>
          <w:b/>
          <w:bCs/>
        </w:rPr>
      </w:pPr>
      <w:r w:rsidRPr="007202C5">
        <w:rPr>
          <w:b/>
          <w:bCs/>
          <w:color w:val="1F6FB2"/>
          <w:sz w:val="19"/>
          <w:szCs w:val="19"/>
        </w:rPr>
        <w:t>For Ground Mounted</w:t>
      </w: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3C7732" w:rsidRPr="00F364C8" w14:paraId="2660452F" w14:textId="77777777" w:rsidTr="00390D91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C6A46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Type of Installation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5C26A" w14:textId="362E4CF8" w:rsidR="003C7732" w:rsidRPr="00F364C8" w:rsidRDefault="003C7732" w:rsidP="003C7732">
            <w:pPr>
              <w:rPr>
                <w:b/>
                <w:bCs/>
              </w:rPr>
            </w:pPr>
            <w:r w:rsidRPr="00C7328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44E4DB7C" w14:textId="77777777" w:rsidTr="00390D91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AEC65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Azimuth (</w:t>
            </w:r>
            <w:proofErr w:type="spellStart"/>
            <w:r w:rsidRPr="00F364C8">
              <w:rPr>
                <w:b/>
                <w:bCs/>
                <w:color w:val="0B3C66"/>
                <w:sz w:val="19"/>
                <w:szCs w:val="19"/>
              </w:rPr>
              <w:t>deg</w:t>
            </w:r>
            <w:proofErr w:type="spellEnd"/>
            <w:r w:rsidRPr="00F364C8">
              <w:rPr>
                <w:b/>
                <w:bCs/>
                <w:color w:val="0B3C66"/>
                <w:sz w:val="19"/>
                <w:szCs w:val="19"/>
              </w:rPr>
              <w:t>)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BD41B" w14:textId="294B8A94" w:rsidR="003C7732" w:rsidRPr="00F364C8" w:rsidRDefault="003C7732" w:rsidP="003C7732">
            <w:pPr>
              <w:rPr>
                <w:b/>
                <w:bCs/>
              </w:rPr>
            </w:pPr>
            <w:r w:rsidRPr="00C7328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71AA4584" w14:textId="77777777" w:rsidTr="00390D91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C50F6C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Tilt (</w:t>
            </w:r>
            <w:proofErr w:type="spellStart"/>
            <w:r w:rsidRPr="00F364C8">
              <w:rPr>
                <w:b/>
                <w:bCs/>
                <w:color w:val="0B3C66"/>
                <w:sz w:val="19"/>
                <w:szCs w:val="19"/>
              </w:rPr>
              <w:t>deg</w:t>
            </w:r>
            <w:proofErr w:type="spellEnd"/>
            <w:r w:rsidRPr="00F364C8">
              <w:rPr>
                <w:b/>
                <w:bCs/>
                <w:color w:val="0B3C66"/>
                <w:sz w:val="19"/>
                <w:szCs w:val="19"/>
              </w:rPr>
              <w:t>)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ED60E1" w14:textId="52102A5A" w:rsidR="003C7732" w:rsidRPr="00F364C8" w:rsidRDefault="003C7732" w:rsidP="003C7732">
            <w:pPr>
              <w:rPr>
                <w:b/>
                <w:bCs/>
              </w:rPr>
            </w:pPr>
            <w:r w:rsidRPr="00C7328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30F69C02" w14:textId="77777777" w:rsidTr="00390D91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39D87C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Type of Mounting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2C684" w14:textId="5135AFB0" w:rsidR="003C7732" w:rsidRPr="00F364C8" w:rsidRDefault="003C7732" w:rsidP="003C7732">
            <w:pPr>
              <w:rPr>
                <w:b/>
                <w:bCs/>
              </w:rPr>
            </w:pPr>
            <w:r w:rsidRPr="00C7328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0D3CB39F" w14:textId="77777777" w:rsidTr="00390D91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BBB56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Power Evacuation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DEBE70" w14:textId="13A1C97C" w:rsidR="003C7732" w:rsidRPr="00F364C8" w:rsidRDefault="003C7732" w:rsidP="003C7732">
            <w:pPr>
              <w:rPr>
                <w:b/>
                <w:bCs/>
              </w:rPr>
            </w:pPr>
            <w:r w:rsidRPr="00C7328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1F695C53" w14:textId="77777777" w:rsidTr="00390D91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38192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Fencing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EC1B1" w14:textId="40BB45A8" w:rsidR="003C7732" w:rsidRPr="00F364C8" w:rsidRDefault="003C7732" w:rsidP="003C7732">
            <w:pPr>
              <w:rPr>
                <w:b/>
                <w:bCs/>
              </w:rPr>
            </w:pPr>
            <w:r w:rsidRPr="00C7328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0D1B947F" w14:textId="77777777" w:rsidTr="00390D91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79865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Plant Lighting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E3607" w14:textId="6B6C0CEE" w:rsidR="003C7732" w:rsidRPr="00F364C8" w:rsidRDefault="003C7732" w:rsidP="003C7732">
            <w:pPr>
              <w:rPr>
                <w:b/>
                <w:bCs/>
              </w:rPr>
            </w:pPr>
            <w:r w:rsidRPr="00C7328C">
              <w:rPr>
                <w:b/>
                <w:bCs/>
                <w:highlight w:val="yellow"/>
              </w:rPr>
              <w:t>{ }</w:t>
            </w:r>
          </w:p>
        </w:tc>
      </w:tr>
    </w:tbl>
    <w:p w14:paraId="761C7977" w14:textId="77777777" w:rsidR="00C65FD1" w:rsidRPr="00F364C8" w:rsidRDefault="00C65FD1" w:rsidP="000321E9">
      <w:pPr>
        <w:spacing w:after="120"/>
        <w:ind w:left="720"/>
        <w:rPr>
          <w:b/>
          <w:bCs/>
        </w:rPr>
      </w:pPr>
    </w:p>
    <w:p w14:paraId="2C8F828D" w14:textId="641FB4D2" w:rsidR="006E172D" w:rsidRPr="006E172D" w:rsidRDefault="00F364A4" w:rsidP="006E172D">
      <w:pPr>
        <w:spacing w:after="80"/>
        <w:ind w:left="720"/>
        <w:rPr>
          <w:b/>
          <w:bCs/>
          <w:color w:val="1F6FB2"/>
          <w:sz w:val="19"/>
          <w:szCs w:val="19"/>
        </w:rPr>
      </w:pPr>
      <w:r w:rsidRPr="007202C5">
        <w:rPr>
          <w:b/>
          <w:bCs/>
          <w:color w:val="1F6FB2"/>
          <w:sz w:val="19"/>
          <w:szCs w:val="19"/>
        </w:rPr>
        <w:t>For Carport</w:t>
      </w:r>
      <w:r w:rsidR="006E172D" w:rsidRPr="007202C5">
        <w:rPr>
          <w:b/>
          <w:bCs/>
          <w:color w:val="1F6FB2"/>
          <w:sz w:val="19"/>
          <w:szCs w:val="19"/>
        </w:rPr>
        <w:t xml:space="preserve"> / For Floating</w:t>
      </w:r>
    </w:p>
    <w:p w14:paraId="3D6CC650" w14:textId="255FB7ED" w:rsidR="00C65FD1" w:rsidRPr="00F364C8" w:rsidRDefault="00C65FD1" w:rsidP="006E172D">
      <w:pPr>
        <w:spacing w:after="80"/>
        <w:ind w:left="720"/>
        <w:rPr>
          <w:b/>
          <w:bCs/>
        </w:rPr>
      </w:pP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3C7732" w:rsidRPr="00F364C8" w14:paraId="5F8BAC9D" w14:textId="77777777" w:rsidTr="00AE67F4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0BD1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Type of Installation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63B10A" w14:textId="42663320" w:rsidR="003C7732" w:rsidRPr="00F364C8" w:rsidRDefault="003C7732" w:rsidP="003C7732">
            <w:pPr>
              <w:rPr>
                <w:b/>
                <w:bCs/>
              </w:rPr>
            </w:pPr>
            <w:r w:rsidRPr="008B40C0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3E22B497" w14:textId="77777777" w:rsidTr="00AE67F4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9F707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Azimuth (</w:t>
            </w:r>
            <w:proofErr w:type="spellStart"/>
            <w:r w:rsidRPr="00F364C8">
              <w:rPr>
                <w:b/>
                <w:bCs/>
                <w:color w:val="0B3C66"/>
                <w:sz w:val="19"/>
                <w:szCs w:val="19"/>
              </w:rPr>
              <w:t>deg</w:t>
            </w:r>
            <w:proofErr w:type="spellEnd"/>
            <w:r w:rsidRPr="00F364C8">
              <w:rPr>
                <w:b/>
                <w:bCs/>
                <w:color w:val="0B3C66"/>
                <w:sz w:val="19"/>
                <w:szCs w:val="19"/>
              </w:rPr>
              <w:t>)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681E9" w14:textId="65C41F46" w:rsidR="003C7732" w:rsidRPr="00F364C8" w:rsidRDefault="003C7732" w:rsidP="003C7732">
            <w:pPr>
              <w:rPr>
                <w:b/>
                <w:bCs/>
              </w:rPr>
            </w:pPr>
            <w:r w:rsidRPr="008B40C0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4D3B26BA" w14:textId="77777777" w:rsidTr="00AE67F4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6E2B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Tilt (</w:t>
            </w:r>
            <w:proofErr w:type="spellStart"/>
            <w:r w:rsidRPr="00F364C8">
              <w:rPr>
                <w:b/>
                <w:bCs/>
                <w:color w:val="0B3C66"/>
                <w:sz w:val="19"/>
                <w:szCs w:val="19"/>
              </w:rPr>
              <w:t>deg</w:t>
            </w:r>
            <w:proofErr w:type="spellEnd"/>
            <w:r w:rsidRPr="00F364C8">
              <w:rPr>
                <w:b/>
                <w:bCs/>
                <w:color w:val="0B3C66"/>
                <w:sz w:val="19"/>
                <w:szCs w:val="19"/>
              </w:rPr>
              <w:t>)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55D5A" w14:textId="2FF0B9AA" w:rsidR="003C7732" w:rsidRPr="00F364C8" w:rsidRDefault="003C7732" w:rsidP="003C7732">
            <w:pPr>
              <w:rPr>
                <w:b/>
                <w:bCs/>
              </w:rPr>
            </w:pPr>
            <w:r w:rsidRPr="008B40C0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1DC75EC9" w14:textId="77777777" w:rsidTr="00AE67F4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9901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Type of Mounting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A09D1" w14:textId="410F848D" w:rsidR="003C7732" w:rsidRPr="00F364C8" w:rsidRDefault="003C7732" w:rsidP="003C7732">
            <w:pPr>
              <w:rPr>
                <w:b/>
                <w:bCs/>
              </w:rPr>
            </w:pPr>
            <w:r w:rsidRPr="008B40C0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452C5EC4" w14:textId="77777777" w:rsidTr="00AE67F4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BFFEB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Power Evacuation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58502" w14:textId="0B5CEE3E" w:rsidR="003C7732" w:rsidRPr="00F364C8" w:rsidRDefault="003C7732" w:rsidP="003C7732">
            <w:pPr>
              <w:rPr>
                <w:b/>
                <w:bCs/>
              </w:rPr>
            </w:pPr>
            <w:r w:rsidRPr="008B40C0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024C2652" w14:textId="77777777" w:rsidTr="00AE67F4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C5227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Fencing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890E9" w14:textId="072C6BE9" w:rsidR="003C7732" w:rsidRPr="00F364C8" w:rsidRDefault="003C7732" w:rsidP="003C7732">
            <w:pPr>
              <w:rPr>
                <w:b/>
                <w:bCs/>
              </w:rPr>
            </w:pPr>
            <w:r w:rsidRPr="008B40C0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0317932E" w14:textId="77777777" w:rsidTr="00AE67F4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6CC04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Plant Lighting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AD8016" w14:textId="4E3483A3" w:rsidR="003C7732" w:rsidRPr="00F364C8" w:rsidRDefault="003C7732" w:rsidP="003C7732">
            <w:pPr>
              <w:rPr>
                <w:b/>
                <w:bCs/>
              </w:rPr>
            </w:pPr>
            <w:r w:rsidRPr="008B40C0">
              <w:rPr>
                <w:b/>
                <w:bCs/>
                <w:highlight w:val="yellow"/>
              </w:rPr>
              <w:t>{ }</w:t>
            </w:r>
          </w:p>
        </w:tc>
      </w:tr>
    </w:tbl>
    <w:p w14:paraId="17855E1D" w14:textId="52DCD439" w:rsidR="006E172D" w:rsidRPr="00F364C8" w:rsidRDefault="006E172D" w:rsidP="000321E9">
      <w:pPr>
        <w:spacing w:after="160"/>
        <w:ind w:left="720"/>
        <w:rPr>
          <w:b/>
          <w:bCs/>
        </w:rPr>
      </w:pP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C65FD1" w:rsidRPr="00F364C8" w14:paraId="587C6202" w14:textId="77777777" w:rsidTr="000321E9">
        <w:tc>
          <w:tcPr>
            <w:tcW w:w="50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20357" w14:textId="77777777" w:rsidR="00C65FD1" w:rsidRPr="00F364C8" w:rsidRDefault="00F364A4">
            <w:pPr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8"/>
                <w:szCs w:val="18"/>
              </w:rPr>
              <w:t>Top View of Plant</w:t>
            </w:r>
          </w:p>
        </w:tc>
        <w:tc>
          <w:tcPr>
            <w:tcW w:w="50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6F546" w14:textId="77777777" w:rsidR="00C65FD1" w:rsidRPr="00F364C8" w:rsidRDefault="00F364A4">
            <w:pPr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8"/>
                <w:szCs w:val="18"/>
              </w:rPr>
              <w:t>ISO View of Plant</w:t>
            </w:r>
          </w:p>
        </w:tc>
      </w:tr>
      <w:tr w:rsidR="00C65FD1" w:rsidRPr="00F364C8" w14:paraId="5F30974E" w14:textId="77777777" w:rsidTr="000321E9">
        <w:tc>
          <w:tcPr>
            <w:tcW w:w="50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8CFED" w14:textId="77777777" w:rsidR="00C65FD1" w:rsidRPr="00F364C8" w:rsidRDefault="00F364A4">
            <w:pPr>
              <w:spacing w:before="500" w:after="500"/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i/>
                <w:iCs/>
                <w:color w:val="5A6B78"/>
                <w:sz w:val="17"/>
                <w:szCs w:val="17"/>
              </w:rPr>
              <w:t>Insert design layout</w:t>
            </w:r>
          </w:p>
        </w:tc>
        <w:tc>
          <w:tcPr>
            <w:tcW w:w="50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D91D6" w14:textId="77777777" w:rsidR="00C65FD1" w:rsidRPr="00F364C8" w:rsidRDefault="00F364A4">
            <w:pPr>
              <w:spacing w:before="500" w:after="500"/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i/>
                <w:iCs/>
                <w:color w:val="5A6B78"/>
                <w:sz w:val="17"/>
                <w:szCs w:val="17"/>
              </w:rPr>
              <w:t>Insert design layout</w:t>
            </w:r>
          </w:p>
        </w:tc>
      </w:tr>
    </w:tbl>
    <w:p w14:paraId="66297FFF" w14:textId="77777777" w:rsidR="00E04798" w:rsidRPr="00F364C8" w:rsidRDefault="00F364A4" w:rsidP="000321E9">
      <w:pPr>
        <w:ind w:left="720"/>
        <w:rPr>
          <w:b/>
          <w:bCs/>
        </w:rPr>
      </w:pPr>
      <w:r w:rsidRPr="00F364C8">
        <w:rPr>
          <w:b/>
          <w:bCs/>
        </w:rPr>
        <w:t xml:space="preserve"> </w:t>
      </w:r>
    </w:p>
    <w:p w14:paraId="612052B8" w14:textId="77777777" w:rsidR="00E04798" w:rsidRPr="00F364C8" w:rsidRDefault="00E04798" w:rsidP="000321E9">
      <w:pPr>
        <w:ind w:left="720"/>
        <w:rPr>
          <w:b/>
          <w:bCs/>
          <w:color w:val="0B3C66"/>
          <w:sz w:val="24"/>
          <w:szCs w:val="24"/>
        </w:rPr>
      </w:pPr>
      <w:r w:rsidRPr="00F364C8">
        <w:rPr>
          <w:b/>
          <w:bCs/>
        </w:rPr>
        <w:br w:type="page"/>
      </w:r>
    </w:p>
    <w:p w14:paraId="0D9108A2" w14:textId="531A3648" w:rsidR="009554B6" w:rsidRPr="00F364C8" w:rsidRDefault="00E04798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bookmarkStart w:id="10" w:name="_Toc232003438"/>
      <w:bookmarkStart w:id="11" w:name="_Toc237005025"/>
      <w:r w:rsidRPr="00F364C8">
        <w:lastRenderedPageBreak/>
        <w:t>2.3 Estimated Generation</w:t>
      </w:r>
      <w:bookmarkEnd w:id="10"/>
      <w:bookmarkEnd w:id="11"/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80"/>
      </w:tblGrid>
      <w:tr w:rsidR="003C7732" w:rsidRPr="00F364C8" w14:paraId="48933C2C" w14:textId="77777777" w:rsidTr="002C302D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68612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Type of System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23189" w14:textId="613A3158" w:rsidR="003C7732" w:rsidRPr="00F364C8" w:rsidRDefault="003C7732" w:rsidP="003C7732">
            <w:pPr>
              <w:rPr>
                <w:b/>
                <w:bCs/>
              </w:rPr>
            </w:pPr>
            <w:r w:rsidRPr="00556DA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4CFFB959" w14:textId="77777777" w:rsidTr="002C302D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830E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Estimated Generation (kWh/</w:t>
            </w:r>
            <w:proofErr w:type="gramStart"/>
            <w:r w:rsidRPr="00F364C8">
              <w:rPr>
                <w:b/>
                <w:bCs/>
                <w:color w:val="0B3C66"/>
                <w:sz w:val="19"/>
                <w:szCs w:val="19"/>
              </w:rPr>
              <w:t>year)*</w:t>
            </w:r>
            <w:proofErr w:type="gramEnd"/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A2F91" w14:textId="1083F575" w:rsidR="003C7732" w:rsidRPr="00F364C8" w:rsidRDefault="003C7732" w:rsidP="003C7732">
            <w:pPr>
              <w:rPr>
                <w:b/>
                <w:bCs/>
              </w:rPr>
            </w:pPr>
            <w:r w:rsidRPr="00556DA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64C9316F" w14:textId="77777777" w:rsidTr="002C302D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665D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Degradation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2DF97F" w14:textId="316C3FFA" w:rsidR="003C7732" w:rsidRPr="00F364C8" w:rsidRDefault="003C7732" w:rsidP="003C7732">
            <w:pPr>
              <w:rPr>
                <w:b/>
                <w:bCs/>
              </w:rPr>
            </w:pPr>
            <w:r w:rsidRPr="00556DA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0DC448E6" w14:textId="77777777" w:rsidTr="002C302D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A674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Guaranteed Generation (kWh/</w:t>
            </w:r>
            <w:proofErr w:type="gramStart"/>
            <w:r w:rsidRPr="00F364C8">
              <w:rPr>
                <w:b/>
                <w:bCs/>
                <w:color w:val="0B3C66"/>
                <w:sz w:val="19"/>
                <w:szCs w:val="19"/>
              </w:rPr>
              <w:t>year)*</w:t>
            </w:r>
            <w:proofErr w:type="gramEnd"/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92DF2" w14:textId="20DF35AF" w:rsidR="003C7732" w:rsidRPr="00F364C8" w:rsidRDefault="003C7732" w:rsidP="003C7732">
            <w:pPr>
              <w:rPr>
                <w:b/>
                <w:bCs/>
              </w:rPr>
            </w:pPr>
            <w:r w:rsidRPr="00556DAC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226D9947" w14:textId="77777777" w:rsidTr="002C302D">
        <w:tc>
          <w:tcPr>
            <w:tcW w:w="34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2D6AE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Plant Life (Years)</w:t>
            </w:r>
          </w:p>
        </w:tc>
        <w:tc>
          <w:tcPr>
            <w:tcW w:w="6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C2252" w14:textId="2E1B4893" w:rsidR="003C7732" w:rsidRPr="00F364C8" w:rsidRDefault="003C7732" w:rsidP="003C7732">
            <w:pPr>
              <w:rPr>
                <w:b/>
                <w:bCs/>
              </w:rPr>
            </w:pPr>
            <w:r w:rsidRPr="00556DAC">
              <w:rPr>
                <w:b/>
                <w:bCs/>
                <w:highlight w:val="yellow"/>
              </w:rPr>
              <w:t>{ }</w:t>
            </w:r>
          </w:p>
        </w:tc>
      </w:tr>
    </w:tbl>
    <w:p w14:paraId="619E0B70" w14:textId="412D099C" w:rsidR="00C65FD1" w:rsidRPr="00F364C8" w:rsidRDefault="00F364A4" w:rsidP="000321E9">
      <w:pPr>
        <w:spacing w:before="80"/>
        <w:ind w:left="720"/>
        <w:jc w:val="center"/>
        <w:rPr>
          <w:b/>
          <w:bCs/>
        </w:rPr>
      </w:pPr>
      <w:r w:rsidRPr="00F364C8">
        <w:rPr>
          <w:b/>
          <w:bCs/>
          <w:i/>
          <w:iCs/>
          <w:color w:val="5A6B78"/>
          <w:sz w:val="16"/>
          <w:szCs w:val="16"/>
        </w:rPr>
        <w:t>*Subject to</w:t>
      </w:r>
      <w:r w:rsidR="00F918B8">
        <w:rPr>
          <w:b/>
          <w:bCs/>
          <w:i/>
          <w:iCs/>
          <w:color w:val="5A6B78"/>
          <w:sz w:val="16"/>
          <w:szCs w:val="16"/>
        </w:rPr>
        <w:t xml:space="preserve"> </w:t>
      </w:r>
      <w:proofErr w:type="gramStart"/>
      <w:r w:rsidR="00F918B8">
        <w:rPr>
          <w:b/>
          <w:bCs/>
          <w:highlight w:val="yellow"/>
        </w:rPr>
        <w:t>{ }</w:t>
      </w:r>
      <w:proofErr w:type="gramEnd"/>
      <w:r w:rsidR="00F918B8">
        <w:rPr>
          <w:b/>
          <w:bCs/>
        </w:rPr>
        <w:t xml:space="preserve"> </w:t>
      </w:r>
      <w:r w:rsidRPr="00F364C8">
        <w:rPr>
          <w:b/>
          <w:bCs/>
          <w:i/>
          <w:iCs/>
          <w:color w:val="5A6B78"/>
          <w:sz w:val="16"/>
          <w:szCs w:val="16"/>
        </w:rPr>
        <w:t>kWh/m²/yr irradiation, 75% PR, 100% grid availability and shadow-free conditions.</w:t>
      </w:r>
    </w:p>
    <w:p w14:paraId="0729AEF1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p w14:paraId="65291290" w14:textId="77777777" w:rsidR="00C65FD1" w:rsidRPr="00F364C8" w:rsidRDefault="00F364A4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r w:rsidRPr="00F364C8">
        <w:t xml:space="preserve">  </w:t>
      </w:r>
      <w:bookmarkStart w:id="12" w:name="_Toc232003439"/>
      <w:bookmarkStart w:id="13" w:name="_Toc237005026"/>
      <w:proofErr w:type="gramStart"/>
      <w:r w:rsidRPr="00F364C8">
        <w:t>2.4  Bill</w:t>
      </w:r>
      <w:proofErr w:type="gramEnd"/>
      <w:r w:rsidRPr="00F364C8">
        <w:t xml:space="preserve"> of Material</w:t>
      </w:r>
      <w:bookmarkEnd w:id="12"/>
      <w:bookmarkEnd w:id="13"/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2100"/>
        <w:gridCol w:w="2600"/>
        <w:gridCol w:w="2600"/>
        <w:gridCol w:w="2100"/>
      </w:tblGrid>
      <w:tr w:rsidR="00C65FD1" w:rsidRPr="00F364C8" w14:paraId="2AFB0FA9" w14:textId="77777777" w:rsidTr="000321E9">
        <w:trPr>
          <w:tblHeader/>
        </w:trPr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BA154C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FEF88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Equipment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51609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B4B1C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Specifications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D441E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Qty (max)</w:t>
            </w:r>
          </w:p>
        </w:tc>
      </w:tr>
      <w:tr w:rsidR="003C7732" w:rsidRPr="00F364C8" w14:paraId="4151869E" w14:textId="77777777" w:rsidTr="00256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49B4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3800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Solar PV Module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F5B3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A8F76" w14:textId="422626CD" w:rsidR="003C7732" w:rsidRPr="00F364C8" w:rsidRDefault="003C7732" w:rsidP="003C7732">
            <w:pPr>
              <w:rPr>
                <w:b/>
                <w:bCs/>
              </w:rPr>
            </w:pPr>
            <w:r w:rsidRPr="00FA6A3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E9D33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kWp</w:t>
            </w:r>
          </w:p>
        </w:tc>
      </w:tr>
      <w:tr w:rsidR="003C7732" w:rsidRPr="00F364C8" w14:paraId="3B186F16" w14:textId="77777777" w:rsidTr="00256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6341C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A18C5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52E7C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Model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51A9E" w14:textId="4CAB621C" w:rsidR="003C7732" w:rsidRPr="00F364C8" w:rsidRDefault="003C7732" w:rsidP="003C7732">
            <w:pPr>
              <w:rPr>
                <w:b/>
                <w:bCs/>
              </w:rPr>
            </w:pPr>
            <w:r w:rsidRPr="00FA6A3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6B1BDB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</w:p>
        </w:tc>
      </w:tr>
      <w:tr w:rsidR="003C7732" w:rsidRPr="00F364C8" w14:paraId="1A6A84E3" w14:textId="77777777" w:rsidTr="00256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A6041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B7F79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600F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Efficiency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03D40" w14:textId="65DFABA1" w:rsidR="003C7732" w:rsidRPr="00F364C8" w:rsidRDefault="003C7732" w:rsidP="003C7732">
            <w:pPr>
              <w:rPr>
                <w:b/>
                <w:bCs/>
              </w:rPr>
            </w:pPr>
            <w:r w:rsidRPr="00FA6A3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EAB68F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</w:p>
        </w:tc>
      </w:tr>
      <w:tr w:rsidR="003C7732" w:rsidRPr="00F364C8" w14:paraId="244D1EE3" w14:textId="77777777" w:rsidTr="00256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8B28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602D7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Inverter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7E07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B7126" w14:textId="50C82910" w:rsidR="003C7732" w:rsidRPr="00F364C8" w:rsidRDefault="003C7732" w:rsidP="003C7732">
            <w:pPr>
              <w:rPr>
                <w:b/>
                <w:bCs/>
              </w:rPr>
            </w:pPr>
            <w:r w:rsidRPr="00FA6A3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0ADEC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69AB741A" w14:textId="77777777" w:rsidTr="00256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6B060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91869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A3D3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Env. Class / Location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AAB30" w14:textId="29DC2208" w:rsidR="003C7732" w:rsidRPr="00F364C8" w:rsidRDefault="003C7732" w:rsidP="003C7732">
            <w:pPr>
              <w:rPr>
                <w:b/>
                <w:bCs/>
              </w:rPr>
            </w:pPr>
            <w:r w:rsidRPr="00FA6A3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62C3A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</w:p>
        </w:tc>
      </w:tr>
      <w:tr w:rsidR="003C7732" w:rsidRPr="00F364C8" w14:paraId="777DBEA2" w14:textId="77777777" w:rsidTr="00256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91EAC6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8AC43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54368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Model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7C80C" w14:textId="7D1250DD" w:rsidR="003C7732" w:rsidRPr="00F364C8" w:rsidRDefault="003C7732" w:rsidP="003C7732">
            <w:pPr>
              <w:rPr>
                <w:b/>
                <w:bCs/>
              </w:rPr>
            </w:pPr>
            <w:r w:rsidRPr="00FA6A3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230F9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</w:p>
        </w:tc>
      </w:tr>
      <w:tr w:rsidR="003C7732" w:rsidRPr="00F364C8" w14:paraId="52E1BBF3" w14:textId="77777777" w:rsidTr="00256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7488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776B97" w14:textId="77777777" w:rsidR="003C7732" w:rsidRPr="00F364C8" w:rsidRDefault="003C7732" w:rsidP="003C7732">
            <w:pPr>
              <w:rPr>
                <w:b/>
                <w:bCs/>
                <w:sz w:val="18"/>
                <w:szCs w:val="18"/>
              </w:rPr>
            </w:pPr>
            <w:r w:rsidRPr="00F364C8">
              <w:rPr>
                <w:b/>
                <w:bCs/>
                <w:sz w:val="18"/>
                <w:szCs w:val="18"/>
              </w:rPr>
              <w:t>Module Mounting Structure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7714C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24A99" w14:textId="42B524D2" w:rsidR="003C7732" w:rsidRPr="00F364C8" w:rsidRDefault="003C7732" w:rsidP="003C7732">
            <w:pPr>
              <w:rPr>
                <w:b/>
                <w:bCs/>
              </w:rPr>
            </w:pPr>
            <w:r w:rsidRPr="00FA6A3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4AF32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Equiv. to SPP kWp</w:t>
            </w:r>
          </w:p>
        </w:tc>
      </w:tr>
      <w:tr w:rsidR="003C7732" w:rsidRPr="00F364C8" w14:paraId="47716A58" w14:textId="77777777" w:rsidTr="00256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F42841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0A53" w14:textId="77777777" w:rsidR="003C7732" w:rsidRPr="00F364C8" w:rsidRDefault="003C7732" w:rsidP="003C7732">
            <w:pPr>
              <w:rPr>
                <w:b/>
                <w:bCs/>
              </w:rPr>
            </w:pP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DDB4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23DC8" w14:textId="3A5273EA" w:rsidR="003C7732" w:rsidRPr="00F364C8" w:rsidRDefault="003C7732" w:rsidP="003C7732">
            <w:pPr>
              <w:rPr>
                <w:b/>
                <w:bCs/>
              </w:rPr>
            </w:pPr>
            <w:r w:rsidRPr="00FA6A3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E91FAF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</w:p>
        </w:tc>
      </w:tr>
      <w:tr w:rsidR="00C65FD1" w:rsidRPr="00F364C8" w14:paraId="3ADDAF04" w14:textId="77777777" w:rsidTr="000321E9">
        <w:tc>
          <w:tcPr>
            <w:tcW w:w="10080" w:type="dxa"/>
            <w:gridSpan w:val="5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3E9C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98FC7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8"/>
                <w:szCs w:val="18"/>
              </w:rPr>
              <w:t>Cable &amp; Cable Tray</w:t>
            </w:r>
          </w:p>
        </w:tc>
      </w:tr>
      <w:tr w:rsidR="003C7732" w:rsidRPr="00F364C8" w14:paraId="2E9C5376" w14:textId="77777777" w:rsidTr="00830D09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90119B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0496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DC Cable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C524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Size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C41AE" w14:textId="31CDB350" w:rsidR="003C7732" w:rsidRPr="00F364C8" w:rsidRDefault="003C7732" w:rsidP="003C7732">
            <w:pPr>
              <w:rPr>
                <w:b/>
                <w:bCs/>
              </w:rPr>
            </w:pPr>
            <w:r w:rsidRPr="00C42F46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0A7A5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  <w:tr w:rsidR="003C7732" w:rsidRPr="00F364C8" w14:paraId="5C61B447" w14:textId="77777777" w:rsidTr="00830D09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AACA2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DA9B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AC Cable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52D77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Size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E39D3" w14:textId="3B64CFF7" w:rsidR="003C7732" w:rsidRPr="00F364C8" w:rsidRDefault="003C7732" w:rsidP="003C7732">
            <w:pPr>
              <w:rPr>
                <w:b/>
                <w:bCs/>
              </w:rPr>
            </w:pPr>
            <w:r w:rsidRPr="00C42F46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D166A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  <w:tr w:rsidR="003C7732" w:rsidRPr="00F364C8" w14:paraId="6372BE6D" w14:textId="77777777" w:rsidTr="00830D09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4DE47B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43109B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Cable Tray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106E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 / Size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31B79" w14:textId="258B10A5" w:rsidR="003C7732" w:rsidRPr="00F364C8" w:rsidRDefault="003C7732" w:rsidP="003C7732">
            <w:pPr>
              <w:rPr>
                <w:b/>
                <w:bCs/>
              </w:rPr>
            </w:pPr>
            <w:r w:rsidRPr="00C42F46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D1A9FB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  <w:tr w:rsidR="00C65FD1" w:rsidRPr="00F364C8" w14:paraId="57486FC6" w14:textId="77777777" w:rsidTr="000321E9">
        <w:tc>
          <w:tcPr>
            <w:tcW w:w="10080" w:type="dxa"/>
            <w:gridSpan w:val="5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3E9C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0036F0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8"/>
                <w:szCs w:val="18"/>
              </w:rPr>
              <w:t>LT Panel &amp; Energy Meter</w:t>
            </w:r>
          </w:p>
        </w:tc>
      </w:tr>
      <w:tr w:rsidR="003C7732" w:rsidRPr="00F364C8" w14:paraId="1D8E117A" w14:textId="77777777" w:rsidTr="00F35668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4EFE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50747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LT Switchgear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500C4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 / Make / Rating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B2E1A" w14:textId="234009A4" w:rsidR="003C7732" w:rsidRPr="00F364C8" w:rsidRDefault="003C7732" w:rsidP="003C7732">
            <w:pPr>
              <w:rPr>
                <w:b/>
                <w:bCs/>
              </w:rPr>
            </w:pPr>
            <w:r w:rsidRPr="007D1F4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47F8C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sets</w:t>
            </w:r>
          </w:p>
        </w:tc>
      </w:tr>
      <w:tr w:rsidR="003C7732" w:rsidRPr="00F364C8" w14:paraId="6ED1C12B" w14:textId="77777777" w:rsidTr="00F35668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1334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959A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Spare Feeder (if any)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219E4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 / Make / Rating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803B6" w14:textId="6ABEAAB2" w:rsidR="003C7732" w:rsidRPr="00F364C8" w:rsidRDefault="003C7732" w:rsidP="003C7732">
            <w:pPr>
              <w:rPr>
                <w:b/>
                <w:bCs/>
              </w:rPr>
            </w:pPr>
            <w:r w:rsidRPr="007D1F4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34CAF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sets</w:t>
            </w:r>
          </w:p>
        </w:tc>
      </w:tr>
      <w:tr w:rsidR="003C7732" w:rsidRPr="00F364C8" w14:paraId="730E1584" w14:textId="77777777" w:rsidTr="00F35668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EC8887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E9144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Energy Meter + ACCB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5798AB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Class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8D674" w14:textId="2FA771DD" w:rsidR="003C7732" w:rsidRPr="00F364C8" w:rsidRDefault="003C7732" w:rsidP="003C7732">
            <w:pPr>
              <w:rPr>
                <w:b/>
                <w:bCs/>
              </w:rPr>
            </w:pPr>
            <w:r w:rsidRPr="007D1F4A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7DD36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C65FD1" w:rsidRPr="00F364C8" w14:paraId="35D9E7B7" w14:textId="77777777" w:rsidTr="000321E9">
        <w:tc>
          <w:tcPr>
            <w:tcW w:w="10080" w:type="dxa"/>
            <w:gridSpan w:val="5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3E9C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5C4BEE" w14:textId="79EABECD" w:rsidR="00C65FD1" w:rsidRPr="00F364C8" w:rsidRDefault="00C547D3" w:rsidP="00E04798">
            <w:pPr>
              <w:rPr>
                <w:b/>
                <w:bCs/>
                <w:noProof/>
                <w:color w:val="0B3C66"/>
                <w:sz w:val="18"/>
                <w:szCs w:val="18"/>
              </w:rPr>
            </w:pPr>
            <w:r w:rsidRPr="00F364C8">
              <w:rPr>
                <w:b/>
                <w:bCs/>
                <w:noProof/>
                <w:color w:val="0B3C66"/>
                <w:sz w:val="18"/>
                <w:szCs w:val="18"/>
              </w:rPr>
              <w:drawing>
                <wp:anchor distT="0" distB="0" distL="114300" distR="114300" simplePos="0" relativeHeight="251703296" behindDoc="0" locked="0" layoutInCell="1" allowOverlap="1" wp14:anchorId="782EF693" wp14:editId="7E2D5676">
                  <wp:simplePos x="0" y="0"/>
                  <wp:positionH relativeFrom="column">
                    <wp:posOffset>1029970</wp:posOffset>
                  </wp:positionH>
                  <wp:positionV relativeFrom="paragraph">
                    <wp:posOffset>-14605</wp:posOffset>
                  </wp:positionV>
                  <wp:extent cx="915670" cy="174625"/>
                  <wp:effectExtent l="0" t="0" r="0" b="0"/>
                  <wp:wrapNone/>
                  <wp:docPr id="9090484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13" t="35873" r="-2313" b="45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64A4" w:rsidRPr="00F364C8">
              <w:rPr>
                <w:b/>
                <w:bCs/>
                <w:color w:val="0B3C66"/>
                <w:sz w:val="18"/>
                <w:szCs w:val="18"/>
              </w:rPr>
              <w:t>Safety Equipment</w:t>
            </w:r>
            <w:r w:rsidR="00E04798" w:rsidRPr="00F364C8">
              <w:rPr>
                <w:b/>
                <w:bCs/>
                <w:color w:val="0B3C66"/>
                <w:sz w:val="18"/>
                <w:szCs w:val="18"/>
              </w:rPr>
              <w:t xml:space="preserve"> </w:t>
            </w:r>
          </w:p>
        </w:tc>
      </w:tr>
      <w:tr w:rsidR="00C547D3" w:rsidRPr="00F364C8" w14:paraId="08BBDC39" w14:textId="77777777" w:rsidTr="000321E9">
        <w:tc>
          <w:tcPr>
            <w:tcW w:w="10080" w:type="dxa"/>
            <w:gridSpan w:val="5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3E9C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EE4CA" w14:textId="3797345D" w:rsidR="00C547D3" w:rsidRPr="005F0356" w:rsidRDefault="00C547D3" w:rsidP="00C547D3">
            <w:pPr>
              <w:rPr>
                <w:rStyle w:val="BookTitle"/>
                <w:sz w:val="18"/>
                <w:szCs w:val="18"/>
              </w:rPr>
            </w:pPr>
            <w:r w:rsidRPr="005F0356">
              <w:rPr>
                <w:rStyle w:val="BookTitle"/>
                <w:sz w:val="18"/>
                <w:szCs w:val="18"/>
              </w:rPr>
              <w:t>Safety remains a key priority, with best-in-class safety equipment provided in accordance with applicable industry standards.</w:t>
            </w:r>
          </w:p>
        </w:tc>
      </w:tr>
      <w:tr w:rsidR="003C7732" w:rsidRPr="00F364C8" w14:paraId="0FD822A2" w14:textId="77777777" w:rsidTr="00A14E8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9B33D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1A410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Lightning Arrestor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FE08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 / Make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5E92C" w14:textId="3DB031F5" w:rsidR="003C7732" w:rsidRPr="00F364C8" w:rsidRDefault="003C7732" w:rsidP="003C7732">
            <w:pPr>
              <w:rPr>
                <w:b/>
                <w:bCs/>
              </w:rPr>
            </w:pPr>
            <w:r w:rsidRPr="005B7FA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7F0B0F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3E976CFE" w14:textId="77777777" w:rsidTr="00A14E8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54EB4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955E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Earthing Kit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0C11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Specs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CE1E8" w14:textId="2B7964AA" w:rsidR="003C7732" w:rsidRPr="00F364C8" w:rsidRDefault="003C7732" w:rsidP="003C7732">
            <w:pPr>
              <w:rPr>
                <w:b/>
                <w:bCs/>
              </w:rPr>
            </w:pPr>
            <w:r w:rsidRPr="005B7FA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3447D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1807392D" w14:textId="77777777" w:rsidTr="00A14E8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D103C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49DF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Lifeline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D1A92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126F6" w14:textId="6B178D5F" w:rsidR="003C7732" w:rsidRPr="00F364C8" w:rsidRDefault="003C7732" w:rsidP="003C7732">
            <w:pPr>
              <w:rPr>
                <w:b/>
                <w:bCs/>
              </w:rPr>
            </w:pPr>
            <w:r w:rsidRPr="005B7FA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06FA0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  <w:tr w:rsidR="003C7732" w:rsidRPr="00F364C8" w14:paraId="3B33EBFA" w14:textId="77777777" w:rsidTr="00A14E8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923F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6033E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Walkways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717B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 / Size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4EE04" w14:textId="01975786" w:rsidR="003C7732" w:rsidRPr="00F364C8" w:rsidRDefault="003C7732" w:rsidP="003C7732">
            <w:pPr>
              <w:rPr>
                <w:b/>
                <w:bCs/>
              </w:rPr>
            </w:pPr>
            <w:r w:rsidRPr="005B7FA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BEDF0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  <w:tr w:rsidR="003C7732" w:rsidRPr="00F364C8" w14:paraId="4BC916F2" w14:textId="77777777" w:rsidTr="00A14E8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09CD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BE3888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Mesh over Skylights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8B6B0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Specs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50F01" w14:textId="26055346" w:rsidR="003C7732" w:rsidRPr="00F364C8" w:rsidRDefault="003C7732" w:rsidP="003C7732">
            <w:pPr>
              <w:rPr>
                <w:b/>
                <w:bCs/>
              </w:rPr>
            </w:pPr>
            <w:r w:rsidRPr="005B7FA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D8D0D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  <w:tr w:rsidR="003C7732" w:rsidRPr="00F364C8" w14:paraId="64969A74" w14:textId="77777777" w:rsidTr="00A14E8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2190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8117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Railings over Roof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1F07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Specs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406CF" w14:textId="3558629F" w:rsidR="003C7732" w:rsidRPr="00F364C8" w:rsidRDefault="003C7732" w:rsidP="003C7732">
            <w:pPr>
              <w:rPr>
                <w:b/>
                <w:bCs/>
              </w:rPr>
            </w:pPr>
            <w:r w:rsidRPr="005B7FA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628C2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  <w:tr w:rsidR="003C7732" w:rsidRPr="00F364C8" w14:paraId="0B2348A9" w14:textId="77777777" w:rsidTr="00A14E8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03746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537D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Ladder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B4065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Specs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21E25" w14:textId="1ACC49F7" w:rsidR="003C7732" w:rsidRPr="00F364C8" w:rsidRDefault="003C7732" w:rsidP="003C7732">
            <w:pPr>
              <w:rPr>
                <w:b/>
                <w:bCs/>
              </w:rPr>
            </w:pPr>
            <w:r w:rsidRPr="005B7FA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2B4C85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</w:tbl>
    <w:p w14:paraId="1FE44575" w14:textId="77777777" w:rsidR="00C547D3" w:rsidRDefault="00C547D3">
      <w:r>
        <w:br w:type="page"/>
      </w: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2100"/>
        <w:gridCol w:w="2600"/>
        <w:gridCol w:w="2600"/>
        <w:gridCol w:w="2100"/>
      </w:tblGrid>
      <w:tr w:rsidR="00C65FD1" w:rsidRPr="00F364C8" w14:paraId="2075EA69" w14:textId="77777777" w:rsidTr="000321E9">
        <w:tc>
          <w:tcPr>
            <w:tcW w:w="10080" w:type="dxa"/>
            <w:gridSpan w:val="5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3E9C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733AA" w14:textId="1CA5CE33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8"/>
                <w:szCs w:val="18"/>
              </w:rPr>
              <w:lastRenderedPageBreak/>
              <w:t>Monitoring &amp; Cleaning</w:t>
            </w:r>
          </w:p>
        </w:tc>
      </w:tr>
      <w:tr w:rsidR="00C547D3" w:rsidRPr="00F364C8" w14:paraId="5B3FEF43" w14:textId="77777777" w:rsidTr="008719B1">
        <w:trPr>
          <w:tblHeader/>
        </w:trPr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34C51D" w14:textId="77777777" w:rsidR="00C547D3" w:rsidRPr="00F364C8" w:rsidRDefault="00C547D3" w:rsidP="008719B1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AD954" w14:textId="77777777" w:rsidR="00C547D3" w:rsidRPr="00F364C8" w:rsidRDefault="00C547D3" w:rsidP="008719B1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Equipment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045A8" w14:textId="77777777" w:rsidR="00C547D3" w:rsidRPr="00F364C8" w:rsidRDefault="00C547D3" w:rsidP="008719B1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D0536" w14:textId="77777777" w:rsidR="00C547D3" w:rsidRPr="00F364C8" w:rsidRDefault="00C547D3" w:rsidP="008719B1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Specifications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DD7E3" w14:textId="77777777" w:rsidR="00C547D3" w:rsidRPr="00F364C8" w:rsidRDefault="00C547D3" w:rsidP="008719B1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7"/>
                <w:szCs w:val="17"/>
              </w:rPr>
              <w:t>Qty (max)</w:t>
            </w:r>
          </w:p>
        </w:tc>
      </w:tr>
      <w:tr w:rsidR="003C7732" w:rsidRPr="00F364C8" w14:paraId="088911DB" w14:textId="77777777" w:rsidTr="00F97CD0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E75F7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06AE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Remote Monitoring System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32360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Specs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D776" w14:textId="079FC451" w:rsidR="003C7732" w:rsidRPr="00F364C8" w:rsidRDefault="003C7732" w:rsidP="003C7732">
            <w:pPr>
              <w:rPr>
                <w:b/>
                <w:bCs/>
              </w:rPr>
            </w:pPr>
            <w:r w:rsidRPr="005A52D7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46D5E9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41DEA8C2" w14:textId="77777777" w:rsidTr="00F97CD0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EB99B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327E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Irradiation Sensor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DC1E5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Specs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46242" w14:textId="173B0882" w:rsidR="003C7732" w:rsidRPr="00F364C8" w:rsidRDefault="003C7732" w:rsidP="003C7732">
            <w:pPr>
              <w:rPr>
                <w:b/>
                <w:bCs/>
              </w:rPr>
            </w:pPr>
            <w:r w:rsidRPr="005A52D7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7A3F63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3D9CAB9F" w14:textId="77777777" w:rsidTr="00F97CD0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CF49E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11895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Ambient Temp. Sensor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8D508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Specs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189FF" w14:textId="4EC215BA" w:rsidR="003C7732" w:rsidRPr="00F364C8" w:rsidRDefault="003C7732" w:rsidP="003C7732">
            <w:pPr>
              <w:rPr>
                <w:b/>
                <w:bCs/>
              </w:rPr>
            </w:pPr>
            <w:r w:rsidRPr="005A52D7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7B94E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3DAF5B67" w14:textId="77777777" w:rsidTr="00F97CD0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70B4C6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3EAB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Module Cleaning (Manual)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15A8E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EA20" w14:textId="06C86ABF" w:rsidR="003C7732" w:rsidRPr="00F364C8" w:rsidRDefault="003C7732" w:rsidP="003C7732">
            <w:pPr>
              <w:rPr>
                <w:b/>
                <w:bCs/>
              </w:rPr>
            </w:pPr>
            <w:r w:rsidRPr="005A52D7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1C716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  <w:tr w:rsidR="003C7732" w:rsidRPr="00F364C8" w14:paraId="73A944A6" w14:textId="77777777" w:rsidTr="00F97CD0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2520B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2186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Water Pump / Tank / Meter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0E3DC4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48436" w14:textId="51B3E39F" w:rsidR="003C7732" w:rsidRPr="00F364C8" w:rsidRDefault="003C7732" w:rsidP="003C7732">
            <w:pPr>
              <w:rPr>
                <w:b/>
                <w:bCs/>
              </w:rPr>
            </w:pPr>
            <w:r w:rsidRPr="005A52D7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30D6B2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C65FD1" w:rsidRPr="00F364C8" w14:paraId="1B1A66F1" w14:textId="77777777" w:rsidTr="000321E9">
        <w:tc>
          <w:tcPr>
            <w:tcW w:w="10080" w:type="dxa"/>
            <w:gridSpan w:val="5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3E9C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B9A47" w14:textId="77777777" w:rsidR="00C65FD1" w:rsidRPr="007202C5" w:rsidRDefault="00F364A4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color w:val="0B3C66"/>
                <w:sz w:val="18"/>
                <w:szCs w:val="18"/>
              </w:rPr>
              <w:t>HT Equipment (if applicable)</w:t>
            </w:r>
          </w:p>
        </w:tc>
      </w:tr>
      <w:tr w:rsidR="003C7732" w:rsidRPr="00F364C8" w14:paraId="1DDE7D27" w14:textId="77777777" w:rsidTr="00403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BFA86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6D1C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HT / VCB Panel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9A23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 / Make / Rating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20927" w14:textId="52B22E97" w:rsidR="003C7732" w:rsidRPr="00F364C8" w:rsidRDefault="003C7732" w:rsidP="003C7732">
            <w:pPr>
              <w:rPr>
                <w:b/>
                <w:bCs/>
              </w:rPr>
            </w:pPr>
            <w:r w:rsidRPr="00DC314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5F4D6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7D0287BE" w14:textId="77777777" w:rsidTr="00403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3F89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1588C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Transformer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C5FB4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 / Make / Rating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06570" w14:textId="18B230FF" w:rsidR="003C7732" w:rsidRPr="00F364C8" w:rsidRDefault="003C7732" w:rsidP="003C7732">
            <w:pPr>
              <w:rPr>
                <w:b/>
                <w:bCs/>
              </w:rPr>
            </w:pPr>
            <w:r w:rsidRPr="00DC314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06D01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065031B5" w14:textId="77777777" w:rsidTr="00403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E6FB2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FDA40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Transmission / Termination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54BA3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Type / Length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9B311" w14:textId="070E6DD3" w:rsidR="003C7732" w:rsidRPr="00F364C8" w:rsidRDefault="003C7732" w:rsidP="003C7732">
            <w:pPr>
              <w:rPr>
                <w:b/>
                <w:bCs/>
              </w:rPr>
            </w:pPr>
            <w:r w:rsidRPr="00DC314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76525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m</w:t>
            </w:r>
          </w:p>
        </w:tc>
      </w:tr>
      <w:tr w:rsidR="003C7732" w:rsidRPr="00F364C8" w14:paraId="0F38B0B8" w14:textId="77777777" w:rsidTr="00403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FAA92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F774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Auxiliary Power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EFF1B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Transformer / LT / UPS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DB0BC" w14:textId="4F97DA32" w:rsidR="003C7732" w:rsidRPr="00F364C8" w:rsidRDefault="003C7732" w:rsidP="003C7732">
            <w:pPr>
              <w:rPr>
                <w:b/>
                <w:bCs/>
              </w:rPr>
            </w:pPr>
            <w:r w:rsidRPr="00DC314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A1F4C9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5E9402A9" w14:textId="77777777" w:rsidTr="00403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0335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DBEA3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MCR Room / SCADA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731A1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Standard / Make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7D317" w14:textId="0F9A7FE4" w:rsidR="003C7732" w:rsidRPr="00F364C8" w:rsidRDefault="003C7732" w:rsidP="003C7732">
            <w:pPr>
              <w:rPr>
                <w:b/>
                <w:bCs/>
              </w:rPr>
            </w:pPr>
            <w:r w:rsidRPr="00DC314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59FEE1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025014BC" w14:textId="77777777" w:rsidTr="00403DA6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6F03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AAAF4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Boundary / Lighting / CCTV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D0A04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Standard / Make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5F7D8" w14:textId="35290B7F" w:rsidR="003C7732" w:rsidRPr="00F364C8" w:rsidRDefault="003C7732" w:rsidP="003C7732">
            <w:pPr>
              <w:rPr>
                <w:b/>
                <w:bCs/>
              </w:rPr>
            </w:pPr>
            <w:r w:rsidRPr="00DC314D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202BF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C65FD1" w:rsidRPr="00F364C8" w14:paraId="2AEFD84C" w14:textId="77777777" w:rsidTr="000321E9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81E60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23DEA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Fire Fighting Equipment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E2036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6882A" w14:textId="02AACD6C" w:rsidR="00C65FD1" w:rsidRPr="00F364C8" w:rsidRDefault="003C7732">
            <w:pPr>
              <w:rPr>
                <w:b/>
                <w:bCs/>
              </w:rPr>
            </w:pPr>
            <w:r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29737" w14:textId="77777777" w:rsidR="00C65FD1" w:rsidRPr="007202C5" w:rsidRDefault="00F364A4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C65FD1" w:rsidRPr="00F364C8" w14:paraId="79CED075" w14:textId="77777777" w:rsidTr="000321E9">
        <w:tc>
          <w:tcPr>
            <w:tcW w:w="10080" w:type="dxa"/>
            <w:gridSpan w:val="5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3E9C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9A1BE" w14:textId="77777777" w:rsidR="00C65FD1" w:rsidRPr="007202C5" w:rsidRDefault="00F364A4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color w:val="0B3C66"/>
                <w:sz w:val="18"/>
                <w:szCs w:val="18"/>
              </w:rPr>
              <w:t>Net Metering (Customer Scope)</w:t>
            </w:r>
          </w:p>
        </w:tc>
      </w:tr>
      <w:tr w:rsidR="003C7732" w:rsidRPr="00F364C8" w14:paraId="1D140D2D" w14:textId="77777777" w:rsidTr="00540233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2021E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239AC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Net Metering Hardware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B3448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 / Class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17BDB" w14:textId="0F09FE3C" w:rsidR="003C7732" w:rsidRPr="00F364C8" w:rsidRDefault="003C7732" w:rsidP="003C7732">
            <w:pPr>
              <w:rPr>
                <w:b/>
                <w:bCs/>
              </w:rPr>
            </w:pPr>
            <w:r w:rsidRPr="00404A38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97F43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xx nos.</w:t>
            </w:r>
          </w:p>
        </w:tc>
      </w:tr>
      <w:tr w:rsidR="003C7732" w:rsidRPr="00F364C8" w14:paraId="21FF2819" w14:textId="77777777" w:rsidTr="00540233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A370A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E3D3F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Net Metering Cubicle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5FB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Make</w:t>
            </w:r>
          </w:p>
        </w:tc>
        <w:tc>
          <w:tcPr>
            <w:tcW w:w="26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4FAC6" w14:textId="0D6B01B2" w:rsidR="003C7732" w:rsidRPr="00F364C8" w:rsidRDefault="003C7732" w:rsidP="003C7732">
            <w:pPr>
              <w:rPr>
                <w:b/>
                <w:bCs/>
              </w:rPr>
            </w:pPr>
            <w:r w:rsidRPr="00404A38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1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54B1B" w14:textId="77777777" w:rsidR="003C7732" w:rsidRPr="007202C5" w:rsidRDefault="003C7732" w:rsidP="003C7732">
            <w:pPr>
              <w:rPr>
                <w:b/>
                <w:bCs/>
                <w:highlight w:val="yellow"/>
              </w:rPr>
            </w:pPr>
            <w:r w:rsidRPr="007202C5">
              <w:rPr>
                <w:b/>
                <w:bCs/>
                <w:sz w:val="17"/>
                <w:szCs w:val="17"/>
                <w:highlight w:val="yellow"/>
              </w:rPr>
              <w:t>—</w:t>
            </w:r>
          </w:p>
        </w:tc>
      </w:tr>
    </w:tbl>
    <w:p w14:paraId="54B20007" w14:textId="77777777" w:rsidR="00C65FD1" w:rsidRPr="00F364C8" w:rsidRDefault="00F364A4" w:rsidP="000321E9">
      <w:pPr>
        <w:spacing w:before="80"/>
        <w:ind w:left="720"/>
        <w:rPr>
          <w:b/>
          <w:bCs/>
        </w:rPr>
      </w:pPr>
      <w:r w:rsidRPr="00F364C8">
        <w:rPr>
          <w:b/>
          <w:bCs/>
          <w:i/>
          <w:iCs/>
          <w:color w:val="5A6B78"/>
          <w:sz w:val="15"/>
          <w:szCs w:val="15"/>
        </w:rPr>
        <w:t>*Quantities are indicative; may vary at detailed design stage.</w:t>
      </w:r>
    </w:p>
    <w:p w14:paraId="4BB7E82E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p w14:paraId="69530C2B" w14:textId="2E681411" w:rsidR="00C65FD1" w:rsidRPr="00F364C8" w:rsidRDefault="00F364A4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r w:rsidRPr="00F364C8">
        <w:t xml:space="preserve">  </w:t>
      </w:r>
      <w:bookmarkStart w:id="14" w:name="_Toc232003440"/>
      <w:bookmarkStart w:id="15" w:name="_Toc237005027"/>
      <w:r w:rsidR="0075552A" w:rsidRPr="00F364C8">
        <w:t>2.5 Scope</w:t>
      </w:r>
      <w:r w:rsidRPr="00F364C8">
        <w:t xml:space="preserve"> of Work</w:t>
      </w:r>
      <w:bookmarkEnd w:id="14"/>
      <w:bookmarkEnd w:id="15"/>
    </w:p>
    <w:p w14:paraId="539F291C" w14:textId="77777777" w:rsidR="00C65FD1" w:rsidRPr="00F364C8" w:rsidRDefault="00C65FD1" w:rsidP="0075552A"/>
    <w:p w14:paraId="41AF52CB" w14:textId="77777777" w:rsidR="005731EC" w:rsidRDefault="00E8124D" w:rsidP="0075552A">
      <w:r w:rsidRPr="00F364C8">
        <w:t xml:space="preserve">  </w:t>
      </w:r>
      <w:bookmarkStart w:id="16" w:name="_Toc232003441"/>
      <w:r w:rsidR="005731EC">
        <w:tab/>
      </w: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5700"/>
        <w:gridCol w:w="1850"/>
        <w:gridCol w:w="1850"/>
      </w:tblGrid>
      <w:tr w:rsidR="005731EC" w:rsidRPr="00F364C8" w14:paraId="24E9D447" w14:textId="77777777" w:rsidTr="00B3167B">
        <w:trPr>
          <w:tblHeader/>
        </w:trPr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0E8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81174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Sr.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0E8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29BEF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0E8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4DEFE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FPEL Scope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0E8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B6E78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Client Scope</w:t>
            </w:r>
          </w:p>
        </w:tc>
      </w:tr>
      <w:tr w:rsidR="005731EC" w:rsidRPr="00F364C8" w14:paraId="33DC0920" w14:textId="77777777" w:rsidTr="00B3167B">
        <w:trPr>
          <w:trHeight w:val="138"/>
        </w:trPr>
        <w:tc>
          <w:tcPr>
            <w:tcW w:w="10080" w:type="dxa"/>
            <w:gridSpan w:val="4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8163BC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90257D">
              <w:rPr>
                <w:b/>
                <w:bCs/>
                <w:color w:val="0B3C66"/>
                <w:sz w:val="22"/>
                <w:szCs w:val="22"/>
              </w:rPr>
              <w:t>EPC</w:t>
            </w:r>
          </w:p>
        </w:tc>
      </w:tr>
      <w:tr w:rsidR="005731EC" w:rsidRPr="00F364C8" w14:paraId="1E9ED371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6E4B2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9052DC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Finalization of site location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7A5BB" w14:textId="77777777" w:rsidR="005731EC" w:rsidRPr="00C547D3" w:rsidRDefault="005731EC" w:rsidP="00B3167B">
            <w:pPr>
              <w:jc w:val="center"/>
            </w:pPr>
            <w:r w:rsidRPr="00515CF1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DA850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2CFADFFB" wp14:editId="2F6F5D8D">
                  <wp:extent cx="168494" cy="168494"/>
                  <wp:effectExtent l="0" t="0" r="3175" b="3175"/>
                  <wp:docPr id="1585316752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4505F82D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24960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65D1FA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Approach road for heavy vehicles, trailers &amp; road permit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51F17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515CF1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682D6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5E64BAFE" wp14:editId="59669B22">
                  <wp:extent cx="168494" cy="168494"/>
                  <wp:effectExtent l="0" t="0" r="3175" b="3175"/>
                  <wp:docPr id="35975592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45DF8A62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EA52D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661E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Safe permanent ladder access per safety requirement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184A3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515CF1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A1EE2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505A40AA" wp14:editId="316FA761">
                  <wp:extent cx="168494" cy="168494"/>
                  <wp:effectExtent l="0" t="0" r="3175" b="3175"/>
                  <wp:docPr id="802311028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7FE9F289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CCB9FA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786A2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Clearing of site for installation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4D464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515CF1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4A425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2375041D" wp14:editId="5B2B9823">
                  <wp:extent cx="168494" cy="168494"/>
                  <wp:effectExtent l="0" t="0" r="3175" b="3175"/>
                  <wp:docPr id="771505112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5F051714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A5C78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A343F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Basic engineering, overall layout &amp; general arrangement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327C2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32785B1F" wp14:editId="4E4C7706">
                  <wp:extent cx="168494" cy="168494"/>
                  <wp:effectExtent l="0" t="0" r="3175" b="3175"/>
                  <wp:docPr id="210225813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91344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1DEC96D1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35260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C0D3B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 xml:space="preserve">Submission of BOM with makes, SLD &amp; </w:t>
            </w:r>
            <w:proofErr w:type="spellStart"/>
            <w:r w:rsidRPr="00F364C8">
              <w:rPr>
                <w:b/>
                <w:bCs/>
                <w:sz w:val="17"/>
                <w:szCs w:val="17"/>
              </w:rPr>
              <w:t>PVSyst</w:t>
            </w:r>
            <w:proofErr w:type="spellEnd"/>
            <w:r w:rsidRPr="00F364C8">
              <w:rPr>
                <w:b/>
                <w:bCs/>
                <w:sz w:val="17"/>
                <w:szCs w:val="17"/>
              </w:rPr>
              <w:t xml:space="preserve"> report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480E7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667EF4F3" wp14:editId="2F87EAF7">
                  <wp:extent cx="168494" cy="168494"/>
                  <wp:effectExtent l="0" t="0" r="3175" b="3175"/>
                  <wp:docPr id="1781021698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1EA0C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05F67DEE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29C35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F4D49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Detailed project execution schedule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4AD8E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0C4DD3A9" wp14:editId="20BDAA47">
                  <wp:extent cx="168494" cy="168494"/>
                  <wp:effectExtent l="0" t="0" r="3175" b="3175"/>
                  <wp:docPr id="1287423574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52F7BB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131C0756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9C164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D006F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Equipment specifications, drawings &amp; data sheets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65368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273A1BE5" wp14:editId="7B4CD935">
                  <wp:extent cx="168494" cy="168494"/>
                  <wp:effectExtent l="0" t="0" r="3175" b="3175"/>
                  <wp:docPr id="526456765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A6F49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4740D2A2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2187E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27573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System sizing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08C8B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4E35CF39" wp14:editId="015B990C">
                  <wp:extent cx="168494" cy="168494"/>
                  <wp:effectExtent l="0" t="0" r="3175" b="3175"/>
                  <wp:docPr id="16863549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C5E78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6277A7FA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D796B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87B085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Supply of PV modules, inverters &amp; BOS materials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BD66E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320B24F2" wp14:editId="70952B9C">
                  <wp:extent cx="168494" cy="168494"/>
                  <wp:effectExtent l="0" t="0" r="3175" b="3175"/>
                  <wp:docPr id="1509918554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DF408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760C45C6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41031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lastRenderedPageBreak/>
              <w:t>11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DF0A2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Space / provision for storage of materials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53F9B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60577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25B6E0E5" wp14:editId="73DE6B8F">
                  <wp:extent cx="168494" cy="168494"/>
                  <wp:effectExtent l="0" t="0" r="3175" b="3175"/>
                  <wp:docPr id="1478985913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6C706875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DA8D3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29613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Civil works for mounting structures, earthing etc.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40E33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FD0432">
              <w:rPr>
                <w:noProof/>
              </w:rPr>
              <w:drawing>
                <wp:inline distT="0" distB="0" distL="0" distR="0" wp14:anchorId="36D139E5" wp14:editId="13A6E43B">
                  <wp:extent cx="168494" cy="168494"/>
                  <wp:effectExtent l="0" t="0" r="3175" b="3175"/>
                  <wp:docPr id="642690638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19651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6F44B9A4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6431D6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8B6C9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Erection of module mounting structure &amp; equipment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900E7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FD0432">
              <w:rPr>
                <w:noProof/>
              </w:rPr>
              <w:drawing>
                <wp:inline distT="0" distB="0" distL="0" distR="0" wp14:anchorId="048E5D57" wp14:editId="649F8508">
                  <wp:extent cx="168494" cy="168494"/>
                  <wp:effectExtent l="0" t="0" r="3175" b="3175"/>
                  <wp:docPr id="600215305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D48D7D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14785730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2C27D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3BFD45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Laying &amp; termination of AC/DC, communication, earthing &amp; LA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FAF6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FD0432">
              <w:rPr>
                <w:noProof/>
              </w:rPr>
              <w:drawing>
                <wp:inline distT="0" distB="0" distL="0" distR="0" wp14:anchorId="56BF671C" wp14:editId="07E389E6">
                  <wp:extent cx="168494" cy="168494"/>
                  <wp:effectExtent l="0" t="0" r="3175" b="3175"/>
                  <wp:docPr id="1954841732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B805D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01D6EC33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B59963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59B6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Construction / upgradation of main metering cubicle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0606D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E0101C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3F2DDF2C" wp14:editId="5DD771AD">
                  <wp:extent cx="168494" cy="168494"/>
                  <wp:effectExtent l="0" t="0" r="3175" b="3175"/>
                  <wp:docPr id="1364077354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033C1F74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014E7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16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EBA7D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Installation of PV modules, inverters &amp; BOS material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50C59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075639">
              <w:rPr>
                <w:noProof/>
              </w:rPr>
              <w:drawing>
                <wp:inline distT="0" distB="0" distL="0" distR="0" wp14:anchorId="2D30D9C2" wp14:editId="461EAE22">
                  <wp:extent cx="168494" cy="168494"/>
                  <wp:effectExtent l="0" t="0" r="3175" b="3175"/>
                  <wp:docPr id="1793808547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7A259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1FD5BCF9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F6701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17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F5E3D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Commissioning of monitoring &amp; grid synchronisation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F48F0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075639">
              <w:rPr>
                <w:noProof/>
              </w:rPr>
              <w:drawing>
                <wp:inline distT="0" distB="0" distL="0" distR="0" wp14:anchorId="220B3335" wp14:editId="22B83E77">
                  <wp:extent cx="168494" cy="168494"/>
                  <wp:effectExtent l="0" t="0" r="3175" b="3175"/>
                  <wp:docPr id="678256255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E05EA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50AD045E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BF6390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18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B739C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DG protection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F21E2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075639">
              <w:rPr>
                <w:noProof/>
              </w:rPr>
              <w:drawing>
                <wp:inline distT="0" distB="0" distL="0" distR="0" wp14:anchorId="11411647" wp14:editId="09005A5E">
                  <wp:extent cx="168494" cy="168494"/>
                  <wp:effectExtent l="0" t="0" r="3175" b="3175"/>
                  <wp:docPr id="762838412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739878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3B8B6017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D5CA6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19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7FF43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Security, watch &amp; ward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84E3C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E23AC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A91E21">
              <w:rPr>
                <w:noProof/>
              </w:rPr>
              <w:drawing>
                <wp:inline distT="0" distB="0" distL="0" distR="0" wp14:anchorId="6D9780F1" wp14:editId="683A919D">
                  <wp:extent cx="168494" cy="168494"/>
                  <wp:effectExtent l="0" t="0" r="3175" b="3175"/>
                  <wp:docPr id="1117570241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323028AE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22DB1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20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FC940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Water &amp; power for construction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87018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12C60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A91E21">
              <w:rPr>
                <w:noProof/>
              </w:rPr>
              <w:drawing>
                <wp:inline distT="0" distB="0" distL="0" distR="0" wp14:anchorId="29F11BD0" wp14:editId="21C4C3FF">
                  <wp:extent cx="168494" cy="168494"/>
                  <wp:effectExtent l="0" t="0" r="3175" b="3175"/>
                  <wp:docPr id="420571002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29D35656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571D3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21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3CAAF6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As-built drawings &amp; O&amp;M manuals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743DC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F53E3E">
              <w:rPr>
                <w:noProof/>
              </w:rPr>
              <w:drawing>
                <wp:inline distT="0" distB="0" distL="0" distR="0" wp14:anchorId="149FC16A" wp14:editId="4FCBC6B0">
                  <wp:extent cx="168494" cy="168494"/>
                  <wp:effectExtent l="0" t="0" r="3175" b="3175"/>
                  <wp:docPr id="2037645878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1402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3C0B8894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3F144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22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B973E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Pre-commissioning checks, testing, training &amp; handover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601AF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F53E3E">
              <w:rPr>
                <w:noProof/>
              </w:rPr>
              <w:drawing>
                <wp:inline distT="0" distB="0" distL="0" distR="0" wp14:anchorId="57923D34" wp14:editId="2042E9FB">
                  <wp:extent cx="168494" cy="168494"/>
                  <wp:effectExtent l="0" t="0" r="3175" b="3175"/>
                  <wp:docPr id="289730839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B8074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0FD80690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37693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23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8B2F4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Insurance during construction till handover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61469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F53E3E">
              <w:rPr>
                <w:noProof/>
              </w:rPr>
              <w:drawing>
                <wp:inline distT="0" distB="0" distL="0" distR="0" wp14:anchorId="4216FFDA" wp14:editId="0762147B">
                  <wp:extent cx="168494" cy="168494"/>
                  <wp:effectExtent l="0" t="0" r="3175" b="3175"/>
                  <wp:docPr id="325298104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9A47D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7BE1D739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069CC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24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67ACBE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Project handover documentation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AFC1F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F53E3E">
              <w:rPr>
                <w:noProof/>
              </w:rPr>
              <w:drawing>
                <wp:inline distT="0" distB="0" distL="0" distR="0" wp14:anchorId="58B874B2" wp14:editId="3761AB7A">
                  <wp:extent cx="168494" cy="168494"/>
                  <wp:effectExtent l="0" t="0" r="3175" b="3175"/>
                  <wp:docPr id="727729564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6F7EB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78166671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A9248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25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9A8F47" w14:textId="77777777" w:rsidR="005731EC" w:rsidRPr="00F364C8" w:rsidRDefault="005731EC" w:rsidP="00B3167B">
            <w:pPr>
              <w:rPr>
                <w:b/>
                <w:bCs/>
              </w:rPr>
            </w:pPr>
            <w:proofErr w:type="spellStart"/>
            <w:r w:rsidRPr="00F364C8">
              <w:rPr>
                <w:b/>
                <w:bCs/>
                <w:sz w:val="17"/>
                <w:szCs w:val="17"/>
              </w:rPr>
              <w:t>Liaisoning</w:t>
            </w:r>
            <w:proofErr w:type="spellEnd"/>
            <w:r w:rsidRPr="00F364C8">
              <w:rPr>
                <w:b/>
                <w:bCs/>
                <w:sz w:val="17"/>
                <w:szCs w:val="17"/>
              </w:rPr>
              <w:t xml:space="preserve"> with Govt for CEIG approval &amp; safety certificate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75655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F53E3E">
              <w:rPr>
                <w:noProof/>
              </w:rPr>
              <w:drawing>
                <wp:inline distT="0" distB="0" distL="0" distR="0" wp14:anchorId="38FC46DB" wp14:editId="413709BD">
                  <wp:extent cx="168494" cy="168494"/>
                  <wp:effectExtent l="0" t="0" r="3175" b="3175"/>
                  <wp:docPr id="54739213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37D5EC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794CA0E3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50799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26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12683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Net metering approval from authority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F56B1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F53E3E">
              <w:rPr>
                <w:noProof/>
              </w:rPr>
              <w:drawing>
                <wp:inline distT="0" distB="0" distL="0" distR="0" wp14:anchorId="777D6AC1" wp14:editId="217558D0">
                  <wp:extent cx="168494" cy="168494"/>
                  <wp:effectExtent l="0" t="0" r="3175" b="3175"/>
                  <wp:docPr id="1892596403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FD9BBF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58B4E311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50EA5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27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F82D2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 xml:space="preserve">Issuance of documents </w:t>
            </w:r>
            <w:r w:rsidRPr="004878CF">
              <w:rPr>
                <w:b/>
                <w:bCs/>
                <w:sz w:val="17"/>
                <w:szCs w:val="17"/>
              </w:rPr>
              <w:t xml:space="preserve">for approvals </w:t>
            </w:r>
            <w:r>
              <w:rPr>
                <w:b/>
                <w:bCs/>
                <w:sz w:val="17"/>
                <w:szCs w:val="17"/>
              </w:rPr>
              <w:t>&amp;</w:t>
            </w:r>
            <w:r w:rsidRPr="004878CF">
              <w:rPr>
                <w:b/>
                <w:bCs/>
                <w:sz w:val="17"/>
                <w:szCs w:val="17"/>
              </w:rPr>
              <w:t xml:space="preserve"> Statutory fees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DA7294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A6BC3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4535A4">
              <w:rPr>
                <w:noProof/>
              </w:rPr>
              <w:drawing>
                <wp:inline distT="0" distB="0" distL="0" distR="0" wp14:anchorId="2DDCF037" wp14:editId="0FF840DB">
                  <wp:extent cx="168494" cy="168494"/>
                  <wp:effectExtent l="0" t="0" r="3175" b="3175"/>
                  <wp:docPr id="974179864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49831BD0" w14:textId="77777777" w:rsidTr="00B3167B">
        <w:tc>
          <w:tcPr>
            <w:tcW w:w="10080" w:type="dxa"/>
            <w:gridSpan w:val="4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5E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7EB1A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90257D">
              <w:rPr>
                <w:b/>
                <w:bCs/>
                <w:color w:val="0B3C66"/>
                <w:sz w:val="22"/>
                <w:szCs w:val="22"/>
              </w:rPr>
              <w:t>AMC</w:t>
            </w:r>
          </w:p>
        </w:tc>
      </w:tr>
      <w:tr w:rsidR="005731EC" w:rsidRPr="00F364C8" w14:paraId="7F6BFAAC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ECC76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692CD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Daily monitoring of plant performance &amp; generation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A8456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807B32">
              <w:rPr>
                <w:noProof/>
              </w:rPr>
              <w:drawing>
                <wp:inline distT="0" distB="0" distL="0" distR="0" wp14:anchorId="41DCC0FD" wp14:editId="4CE482ED">
                  <wp:extent cx="168494" cy="168494"/>
                  <wp:effectExtent l="0" t="0" r="3175" b="3175"/>
                  <wp:docPr id="2016163481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3A41E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0429FDF7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C8846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4E5F0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Routine maintenance of plant &amp; equipment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5C916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807B32">
              <w:rPr>
                <w:noProof/>
              </w:rPr>
              <w:drawing>
                <wp:inline distT="0" distB="0" distL="0" distR="0" wp14:anchorId="757F8FD7" wp14:editId="39BE31D4">
                  <wp:extent cx="168494" cy="168494"/>
                  <wp:effectExtent l="0" t="0" r="3175" b="3175"/>
                  <wp:docPr id="1148613900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FFA82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63FB854F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00B1CB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B1AC90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Emergency breakdown maintenance (response ≤48 hrs)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61157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807B32">
              <w:rPr>
                <w:noProof/>
              </w:rPr>
              <w:drawing>
                <wp:inline distT="0" distB="0" distL="0" distR="0" wp14:anchorId="508A5C45" wp14:editId="67029D21">
                  <wp:extent cx="168494" cy="168494"/>
                  <wp:effectExtent l="0" t="0" r="3175" b="3175"/>
                  <wp:docPr id="1861468811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40835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3FA8E0A3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62069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63E87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Coordination with OEMs for warranty &amp; breakdown support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9877A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807B32">
              <w:rPr>
                <w:noProof/>
              </w:rPr>
              <w:drawing>
                <wp:inline distT="0" distB="0" distL="0" distR="0" wp14:anchorId="6A52E190" wp14:editId="08A444B5">
                  <wp:extent cx="168494" cy="168494"/>
                  <wp:effectExtent l="0" t="0" r="3175" b="3175"/>
                  <wp:docPr id="697915711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F2345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</w:tr>
      <w:tr w:rsidR="005731EC" w:rsidRPr="00F364C8" w14:paraId="6FF9ACDC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EAD7F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2CAA3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Water &amp; auxiliary power for maintenance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49F76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66050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4D17C4">
              <w:rPr>
                <w:noProof/>
              </w:rPr>
              <w:drawing>
                <wp:inline distT="0" distB="0" distL="0" distR="0" wp14:anchorId="20EC7CBE" wp14:editId="2B7A4636">
                  <wp:extent cx="168494" cy="168494"/>
                  <wp:effectExtent l="0" t="0" r="3175" b="3175"/>
                  <wp:docPr id="1681612217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1EC" w:rsidRPr="00F364C8" w14:paraId="7C56E778" w14:textId="77777777" w:rsidTr="00B3167B">
        <w:tc>
          <w:tcPr>
            <w:tcW w:w="6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95EEB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57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B45E5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sz w:val="17"/>
                <w:szCs w:val="17"/>
              </w:rPr>
              <w:t>Cleaning of modules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54AF0" w14:textId="77777777" w:rsidR="005731EC" w:rsidRPr="00F364C8" w:rsidRDefault="005731EC" w:rsidP="00B3167B">
            <w:pPr>
              <w:ind w:hanging="6"/>
              <w:jc w:val="center"/>
              <w:rPr>
                <w:b/>
                <w:bCs/>
              </w:rPr>
            </w:pPr>
            <w:r w:rsidRPr="001D1D90">
              <w:rPr>
                <w:rFonts w:ascii="Wingdings" w:eastAsia="Times New Roman" w:hAnsi="Wingdings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5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8D6D9" w14:textId="77777777" w:rsidR="005731EC" w:rsidRPr="00F364C8" w:rsidRDefault="005731EC" w:rsidP="00B3167B">
            <w:pPr>
              <w:jc w:val="center"/>
              <w:rPr>
                <w:b/>
                <w:bCs/>
              </w:rPr>
            </w:pPr>
            <w:r w:rsidRPr="004D17C4">
              <w:rPr>
                <w:noProof/>
              </w:rPr>
              <w:drawing>
                <wp:inline distT="0" distB="0" distL="0" distR="0" wp14:anchorId="0CE46082" wp14:editId="30571B5E">
                  <wp:extent cx="168494" cy="168494"/>
                  <wp:effectExtent l="0" t="0" r="3175" b="3175"/>
                  <wp:docPr id="241920173" name="Graphic 13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6752" name="Graphic 1585316752" descr="Checkbox Checked with solid fill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4" cy="177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8EAB9" w14:textId="0E50829C" w:rsidR="00C547D3" w:rsidRDefault="00C547D3" w:rsidP="0075552A"/>
    <w:p w14:paraId="56372BB8" w14:textId="77777777" w:rsidR="00C547D3" w:rsidRDefault="00C547D3" w:rsidP="0075552A">
      <w:pPr>
        <w:rPr>
          <w:color w:val="0B3C66"/>
          <w:sz w:val="24"/>
          <w:szCs w:val="24"/>
        </w:rPr>
      </w:pPr>
      <w:r>
        <w:br w:type="page"/>
      </w:r>
    </w:p>
    <w:p w14:paraId="1BF90C23" w14:textId="25607D67" w:rsidR="00C65FD1" w:rsidRDefault="005731EC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bookmarkStart w:id="17" w:name="_Toc237005028"/>
      <w:r w:rsidRPr="00F364C8">
        <w:lastRenderedPageBreak/>
        <w:t>2.6 Tentative</w:t>
      </w:r>
      <w:r w:rsidR="00E8124D" w:rsidRPr="00F364C8">
        <w:t xml:space="preserve"> Project Schedule</w:t>
      </w:r>
      <w:bookmarkEnd w:id="16"/>
      <w:bookmarkEnd w:id="17"/>
    </w:p>
    <w:p w14:paraId="587690A6" w14:textId="77777777" w:rsidR="00AA6171" w:rsidRDefault="00AA6171" w:rsidP="00AA6171"/>
    <w:tbl>
      <w:tblPr>
        <w:tblW w:w="10192" w:type="dxa"/>
        <w:tblInd w:w="634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99"/>
        <w:gridCol w:w="4567"/>
        <w:gridCol w:w="1209"/>
        <w:gridCol w:w="1209"/>
        <w:gridCol w:w="1499"/>
        <w:gridCol w:w="1209"/>
      </w:tblGrid>
      <w:tr w:rsidR="00476FA6" w:rsidRPr="0051388A" w14:paraId="006BC097" w14:textId="77777777" w:rsidTr="003243A5">
        <w:trPr>
          <w:trHeight w:val="433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3366" w:fill="0B3C66"/>
            <w:noWrap/>
            <w:vAlign w:val="center"/>
            <w:hideMark/>
          </w:tcPr>
          <w:p w14:paraId="050513A1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Sr.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3366" w:fill="0B3C66"/>
            <w:noWrap/>
            <w:vAlign w:val="center"/>
            <w:hideMark/>
          </w:tcPr>
          <w:p w14:paraId="2ECECA40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Item Description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3366" w:fill="0B3C66"/>
            <w:noWrap/>
            <w:vAlign w:val="center"/>
            <w:hideMark/>
          </w:tcPr>
          <w:p w14:paraId="4E31CD05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Aug-26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3366" w:fill="0B3C66"/>
            <w:noWrap/>
            <w:vAlign w:val="center"/>
            <w:hideMark/>
          </w:tcPr>
          <w:p w14:paraId="67931580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Sep-26</w:t>
            </w: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3366" w:fill="0B3C66"/>
            <w:noWrap/>
            <w:vAlign w:val="center"/>
            <w:hideMark/>
          </w:tcPr>
          <w:p w14:paraId="10ACC3CB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Oct-26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3366" w:fill="0B3C66"/>
            <w:noWrap/>
            <w:vAlign w:val="center"/>
            <w:hideMark/>
          </w:tcPr>
          <w:p w14:paraId="4EDFF2A0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Nov-26</w:t>
            </w:r>
          </w:p>
        </w:tc>
      </w:tr>
      <w:tr w:rsidR="00476FA6" w:rsidRPr="0051388A" w14:paraId="662B576E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40C819E0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1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579588FB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Receipt of PO and Advance Order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1EB4EBFD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DCE047B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38EA5AC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27679CD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496FA562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27C60C60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2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73D58A8D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Customer Kick-Off Meeting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62312E98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3D5624D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C28D8B8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60F0640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2DD510D6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5B287C2A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3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3B302FC0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Design Approval / Site Handover (whichever later)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42A4A015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09E1C79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CB71571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6BE4E77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4C9732CF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61F3A0E8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4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5A70C2D7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Submission &amp; Approval of Design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32EF94CA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C2BC554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63DE6FB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FD2FF41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3322DEC4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5F851301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5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0F36E51C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Placement of Orders on Vendors (Material Wise)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48000B2F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4B9E3C3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A6399F1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A156DD2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4AC231CD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5BC8D7FF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6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431346D3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Manufacturing &amp; Dispatch of Materials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5590E9CA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3365BBC2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0E0BEFE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90BF4FC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7DD09798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16FD5F8A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7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1146F159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Mobilization of Team at Site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9A5B05B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146B88C6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C6AD51D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97EBACA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094E4A62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4654959C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8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35FC5106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Installation &amp; Test Charge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BBD145E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0FC3350A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4ED680C5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616F1FE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7C13B10E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1B88526B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9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57CE8AEB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Approvals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9B42E1E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059F916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16B57FB6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4BF11DDE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57FA7B88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1A7C6F95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10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32D16698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Commercial Operation Date (COD)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659A94A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8C04E14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4803911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261A3F48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5B479816" w14:textId="77777777" w:rsidTr="003243A5">
        <w:trPr>
          <w:trHeight w:val="388"/>
        </w:trPr>
        <w:tc>
          <w:tcPr>
            <w:tcW w:w="499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noWrap/>
            <w:vAlign w:val="center"/>
            <w:hideMark/>
          </w:tcPr>
          <w:p w14:paraId="3F61EA19" w14:textId="77777777" w:rsidR="00476FA6" w:rsidRPr="0051388A" w:rsidRDefault="00476FA6" w:rsidP="003243A5">
            <w:pPr>
              <w:jc w:val="center"/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11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noWrap/>
            <w:vAlign w:val="center"/>
            <w:hideMark/>
          </w:tcPr>
          <w:p w14:paraId="2A5E84D2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1F3A4D"/>
              </w:rPr>
              <w:t>Site and Documentation Handover</w:t>
            </w: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noWrap/>
            <w:vAlign w:val="bottom"/>
            <w:hideMark/>
          </w:tcPr>
          <w:p w14:paraId="071A2790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1F3A4D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16C666E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6A23666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FF6600" w:fill="E97132"/>
            <w:noWrap/>
            <w:vAlign w:val="bottom"/>
            <w:hideMark/>
          </w:tcPr>
          <w:p w14:paraId="180D8F85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76FA6" w:rsidRPr="0051388A" w14:paraId="3CEBBFAD" w14:textId="77777777" w:rsidTr="003243A5">
        <w:trPr>
          <w:trHeight w:val="433"/>
        </w:trPr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shd w:val="clear" w:color="003366" w:fill="0B3C66"/>
            <w:noWrap/>
            <w:vAlign w:val="bottom"/>
            <w:hideMark/>
          </w:tcPr>
          <w:p w14:paraId="64A27BBA" w14:textId="77777777" w:rsidR="00476FA6" w:rsidRPr="0051388A" w:rsidRDefault="00476FA6" w:rsidP="003243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67" w:type="dxa"/>
            <w:tcBorders>
              <w:top w:val="nil"/>
              <w:left w:val="nil"/>
              <w:bottom w:val="nil"/>
              <w:right w:val="nil"/>
            </w:tcBorders>
            <w:shd w:val="clear" w:color="003366" w:fill="0B3C66"/>
            <w:noWrap/>
            <w:vAlign w:val="center"/>
            <w:hideMark/>
          </w:tcPr>
          <w:p w14:paraId="48717273" w14:textId="77777777" w:rsidR="00476FA6" w:rsidRPr="0051388A" w:rsidRDefault="00476FA6" w:rsidP="003243A5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Start Date =  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003366" w:fill="0B3C66"/>
            <w:noWrap/>
            <w:vAlign w:val="center"/>
            <w:hideMark/>
          </w:tcPr>
          <w:p w14:paraId="4340847D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Jul-26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003366" w:fill="0B3C66"/>
            <w:noWrap/>
            <w:vAlign w:val="bottom"/>
            <w:hideMark/>
          </w:tcPr>
          <w:p w14:paraId="1D2779AB" w14:textId="77777777" w:rsidR="00476FA6" w:rsidRPr="0051388A" w:rsidRDefault="00476FA6" w:rsidP="003243A5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003366" w:fill="0B3C66"/>
            <w:noWrap/>
            <w:vAlign w:val="center"/>
            <w:hideMark/>
          </w:tcPr>
          <w:p w14:paraId="0E7348D3" w14:textId="77777777" w:rsidR="00476FA6" w:rsidRPr="0051388A" w:rsidRDefault="00476FA6" w:rsidP="003243A5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</w:rPr>
              <w:t>Project End Date =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003366" w:fill="0B3C66"/>
            <w:noWrap/>
            <w:vAlign w:val="center"/>
            <w:hideMark/>
          </w:tcPr>
          <w:p w14:paraId="77BD86DD" w14:textId="77777777" w:rsidR="00476FA6" w:rsidRPr="0051388A" w:rsidRDefault="00476FA6" w:rsidP="003243A5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1388A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Nov-26</w:t>
            </w:r>
          </w:p>
        </w:tc>
      </w:tr>
    </w:tbl>
    <w:p w14:paraId="62EF66EE" w14:textId="0D4D4236" w:rsidR="00625CD7" w:rsidRDefault="00625CD7" w:rsidP="000321E9">
      <w:pPr>
        <w:ind w:left="720"/>
      </w:pPr>
    </w:p>
    <w:p w14:paraId="078DF2E5" w14:textId="77777777" w:rsidR="00150CA2" w:rsidRDefault="00150CA2" w:rsidP="000321E9">
      <w:pPr>
        <w:ind w:left="720"/>
      </w:pPr>
    </w:p>
    <w:p w14:paraId="3DFB6747" w14:textId="77777777" w:rsidR="00150CA2" w:rsidRDefault="00150CA2" w:rsidP="000321E9">
      <w:pPr>
        <w:ind w:left="720"/>
      </w:pPr>
    </w:p>
    <w:p w14:paraId="0B267D7F" w14:textId="77777777" w:rsidR="00150CA2" w:rsidRDefault="00150CA2" w:rsidP="000321E9">
      <w:pPr>
        <w:ind w:left="720"/>
      </w:pPr>
    </w:p>
    <w:p w14:paraId="1A3EE917" w14:textId="77777777" w:rsidR="00150CA2" w:rsidRDefault="00150CA2" w:rsidP="000321E9">
      <w:pPr>
        <w:ind w:left="720"/>
      </w:pPr>
    </w:p>
    <w:p w14:paraId="39D56058" w14:textId="77777777" w:rsidR="00150CA2" w:rsidRPr="00F364C8" w:rsidRDefault="00150CA2" w:rsidP="000321E9">
      <w:pPr>
        <w:ind w:left="720"/>
      </w:pP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C65FD1" w:rsidRPr="00F364C8" w14:paraId="68D9D2B9" w14:textId="77777777" w:rsidTr="000321E9"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7BBA6" w14:textId="77777777" w:rsidR="00C65FD1" w:rsidRPr="00F364C8" w:rsidRDefault="00F364A4" w:rsidP="00337430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Delivery &amp; Installation</w:t>
            </w:r>
          </w:p>
        </w:tc>
        <w:tc>
          <w:tcPr>
            <w:tcW w:w="7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6B20F" w14:textId="4A054896" w:rsidR="00C65FD1" w:rsidRPr="00F364C8" w:rsidRDefault="003C7732" w:rsidP="00337430">
            <w:pPr>
              <w:spacing w:line="276" w:lineRule="auto"/>
              <w:rPr>
                <w:b/>
                <w:bCs/>
              </w:rPr>
            </w:pPr>
            <w:proofErr w:type="gramStart"/>
            <w:r>
              <w:rPr>
                <w:b/>
                <w:bCs/>
                <w:highlight w:val="yellow"/>
              </w:rPr>
              <w:t>{ }</w:t>
            </w:r>
            <w:proofErr w:type="gramEnd"/>
            <w:r>
              <w:rPr>
                <w:b/>
                <w:bCs/>
              </w:rPr>
              <w:t xml:space="preserve"> </w:t>
            </w:r>
            <w:r w:rsidR="00F364A4" w:rsidRPr="00F364C8">
              <w:rPr>
                <w:b/>
                <w:bCs/>
                <w:color w:val="222222"/>
                <w:sz w:val="19"/>
                <w:szCs w:val="19"/>
              </w:rPr>
              <w:t>months from receipt of advance or handover of clear site (whichever is later).</w:t>
            </w:r>
          </w:p>
        </w:tc>
      </w:tr>
      <w:tr w:rsidR="00C65FD1" w:rsidRPr="00F364C8" w14:paraId="186665D1" w14:textId="77777777" w:rsidTr="000321E9"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5E4EB" w14:textId="77777777" w:rsidR="00C65FD1" w:rsidRPr="00F364C8" w:rsidRDefault="00F364A4" w:rsidP="00337430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Commissioning Date</w:t>
            </w:r>
          </w:p>
        </w:tc>
        <w:tc>
          <w:tcPr>
            <w:tcW w:w="7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BB974" w14:textId="77777777" w:rsidR="00C65FD1" w:rsidRPr="00F364C8" w:rsidRDefault="00F364A4" w:rsidP="00337430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>3 days of successful plant running. Downtime due to grid / load issues not attributable to supplier treated as successful.</w:t>
            </w:r>
          </w:p>
        </w:tc>
      </w:tr>
      <w:tr w:rsidR="00C65FD1" w:rsidRPr="00F364C8" w14:paraId="4FE7DA4A" w14:textId="77777777" w:rsidTr="000321E9">
        <w:tc>
          <w:tcPr>
            <w:tcW w:w="28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CD220" w14:textId="77777777" w:rsidR="00C65FD1" w:rsidRPr="00F364C8" w:rsidRDefault="00F364A4" w:rsidP="00337430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Handover Documents</w:t>
            </w:r>
          </w:p>
        </w:tc>
        <w:tc>
          <w:tcPr>
            <w:tcW w:w="72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5EF3E" w14:textId="77777777" w:rsidR="00C65FD1" w:rsidRPr="00F364C8" w:rsidRDefault="00F364A4" w:rsidP="00337430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>As-built drawings, data sheets (STAAD report of MMS, lifeline, LA), authority approvals, test reports, GA drawings for LT/HT panels, pre-commissioning checklist, PDI &amp; dispatch clearance, warranty certificate, O&amp;M manual, PR data (optional), training records.</w:t>
            </w:r>
          </w:p>
        </w:tc>
      </w:tr>
    </w:tbl>
    <w:p w14:paraId="0CAE2EA4" w14:textId="2256142B" w:rsidR="00C65FD1" w:rsidRPr="00F364C8" w:rsidRDefault="00C65FD1" w:rsidP="000321E9">
      <w:pPr>
        <w:pageBreakBefore/>
        <w:ind w:left="720"/>
        <w:rPr>
          <w:b/>
          <w:bCs/>
        </w:rPr>
      </w:pP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C65FD1" w:rsidRPr="00F364C8" w14:paraId="77954173" w14:textId="77777777" w:rsidTr="006E7DF5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7132" w:themeFill="accent2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113FF052" w14:textId="77777777" w:rsidR="00C65FD1" w:rsidRPr="00F364C8" w:rsidRDefault="00F364A4">
            <w:pPr>
              <w:jc w:val="center"/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32"/>
                <w:szCs w:val="32"/>
              </w:rPr>
              <w:t>3.0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66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5CF329BE" w14:textId="5214CA04" w:rsidR="00C65FD1" w:rsidRPr="00F364C8" w:rsidRDefault="00F364A4" w:rsidP="00484198">
            <w:pPr>
              <w:pStyle w:val="v4"/>
            </w:pPr>
            <w:bookmarkStart w:id="18" w:name="_Toc237005029"/>
            <w:r w:rsidRPr="00F364C8">
              <w:t>Commercial Offer</w:t>
            </w:r>
            <w:bookmarkEnd w:id="18"/>
          </w:p>
        </w:tc>
      </w:tr>
    </w:tbl>
    <w:p w14:paraId="33FCDA68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p w14:paraId="0653848D" w14:textId="77777777" w:rsidR="00C65FD1" w:rsidRPr="00F364C8" w:rsidRDefault="00F364A4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r w:rsidRPr="00F364C8">
        <w:t xml:space="preserve">  </w:t>
      </w:r>
      <w:bookmarkStart w:id="19" w:name="_Toc232002501"/>
      <w:bookmarkStart w:id="20" w:name="_Toc232003442"/>
      <w:bookmarkStart w:id="21" w:name="_Toc237005030"/>
      <w:r w:rsidR="00E8124D" w:rsidRPr="00F364C8">
        <w:t>3.1 Project</w:t>
      </w:r>
      <w:r w:rsidRPr="00F364C8">
        <w:t xml:space="preserve"> Cost</w:t>
      </w:r>
      <w:bookmarkEnd w:id="19"/>
      <w:bookmarkEnd w:id="20"/>
      <w:bookmarkEnd w:id="21"/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2460"/>
        <w:gridCol w:w="2460"/>
      </w:tblGrid>
      <w:tr w:rsidR="00C65FD1" w:rsidRPr="00F364C8" w14:paraId="503BCF56" w14:textId="77777777" w:rsidTr="000321E9">
        <w:trPr>
          <w:tblHeader/>
        </w:trPr>
        <w:tc>
          <w:tcPr>
            <w:tcW w:w="51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10D49D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System Description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B95824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 xml:space="preserve">Investment per </w:t>
            </w:r>
            <w:proofErr w:type="spellStart"/>
            <w:r w:rsidRPr="00F364C8">
              <w:rPr>
                <w:b/>
                <w:bCs/>
                <w:color w:val="FFFFFF"/>
                <w:sz w:val="18"/>
                <w:szCs w:val="18"/>
              </w:rPr>
              <w:t>Wp</w:t>
            </w:r>
            <w:proofErr w:type="spellEnd"/>
            <w:r w:rsidRPr="00F364C8">
              <w:rPr>
                <w:b/>
                <w:bCs/>
                <w:color w:val="FFFFFF"/>
                <w:sz w:val="18"/>
                <w:szCs w:val="18"/>
              </w:rPr>
              <w:t xml:space="preserve"> (Rs.)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770D07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Total Investment (Rs.)</w:t>
            </w:r>
          </w:p>
        </w:tc>
      </w:tr>
      <w:tr w:rsidR="003C7732" w:rsidRPr="00F364C8" w14:paraId="00C89812" w14:textId="77777777" w:rsidTr="008A71E2">
        <w:tc>
          <w:tcPr>
            <w:tcW w:w="51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DF195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Turnkey EPC of 910 kWp solar power plant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9A4B6" w14:textId="26E8447B" w:rsidR="003C7732" w:rsidRPr="00F364C8" w:rsidRDefault="003C7732" w:rsidP="003C7732">
            <w:pPr>
              <w:rPr>
                <w:b/>
                <w:bCs/>
              </w:rPr>
            </w:pPr>
            <w:r w:rsidRPr="00BE10C4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0D42D" w14:textId="059D7177" w:rsidR="003C7732" w:rsidRPr="00F364C8" w:rsidRDefault="003C7732" w:rsidP="003C7732">
            <w:pPr>
              <w:rPr>
                <w:b/>
                <w:bCs/>
              </w:rPr>
            </w:pPr>
            <w:r w:rsidRPr="00BE10C4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2E1E18C7" w14:textId="77777777" w:rsidTr="008A71E2">
        <w:tc>
          <w:tcPr>
            <w:tcW w:w="51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E9639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Net metering material &amp; installation – ABT meters (2 nos.)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5DE93" w14:textId="577B4F01" w:rsidR="003C7732" w:rsidRPr="00F364C8" w:rsidRDefault="003C7732" w:rsidP="003C7732">
            <w:pPr>
              <w:rPr>
                <w:b/>
                <w:bCs/>
              </w:rPr>
            </w:pPr>
            <w:r w:rsidRPr="00BE10C4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898E3" w14:textId="73D89723" w:rsidR="003C7732" w:rsidRPr="00F364C8" w:rsidRDefault="003C7732" w:rsidP="003C7732">
            <w:pPr>
              <w:rPr>
                <w:b/>
                <w:bCs/>
              </w:rPr>
            </w:pPr>
            <w:r w:rsidRPr="00BE10C4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7D59A98D" w14:textId="77777777" w:rsidTr="008A71E2">
        <w:tc>
          <w:tcPr>
            <w:tcW w:w="51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A95BBD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Generation panel with TVM unidirectional solar meter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14C83" w14:textId="0910EB20" w:rsidR="003C7732" w:rsidRPr="00F364C8" w:rsidRDefault="003C7732" w:rsidP="003C7732">
            <w:pPr>
              <w:rPr>
                <w:b/>
                <w:bCs/>
              </w:rPr>
            </w:pPr>
            <w:r w:rsidRPr="00BE10C4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0F1D1" w14:textId="27A8AAEC" w:rsidR="003C7732" w:rsidRPr="00F364C8" w:rsidRDefault="003C7732" w:rsidP="003C7732">
            <w:pPr>
              <w:rPr>
                <w:b/>
                <w:bCs/>
              </w:rPr>
            </w:pPr>
            <w:r w:rsidRPr="00BE10C4">
              <w:rPr>
                <w:b/>
                <w:bCs/>
                <w:highlight w:val="yellow"/>
              </w:rPr>
              <w:t>{ }</w:t>
            </w:r>
          </w:p>
        </w:tc>
      </w:tr>
      <w:tr w:rsidR="003C7732" w:rsidRPr="00F364C8" w14:paraId="17298492" w14:textId="77777777" w:rsidTr="008A71E2">
        <w:tc>
          <w:tcPr>
            <w:tcW w:w="51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A8320" w14:textId="77777777" w:rsidR="003C7732" w:rsidRPr="00F364C8" w:rsidRDefault="003C7732" w:rsidP="003C7732">
            <w:pPr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55B09" w14:textId="783E91EF" w:rsidR="003C7732" w:rsidRPr="00F364C8" w:rsidRDefault="003C7732" w:rsidP="003C7732">
            <w:pPr>
              <w:rPr>
                <w:b/>
                <w:bCs/>
              </w:rPr>
            </w:pPr>
            <w:r w:rsidRPr="00BE10C4">
              <w:rPr>
                <w:b/>
                <w:bCs/>
                <w:highlight w:val="yellow"/>
              </w:rPr>
              <w:t>{ }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23E36" w14:textId="1E849ED5" w:rsidR="003C7732" w:rsidRPr="00F364C8" w:rsidRDefault="003C7732" w:rsidP="003C7732">
            <w:pPr>
              <w:rPr>
                <w:b/>
                <w:bCs/>
              </w:rPr>
            </w:pPr>
            <w:r w:rsidRPr="00BE10C4">
              <w:rPr>
                <w:b/>
                <w:bCs/>
                <w:highlight w:val="yellow"/>
              </w:rPr>
              <w:t>{ }</w:t>
            </w:r>
          </w:p>
        </w:tc>
      </w:tr>
    </w:tbl>
    <w:p w14:paraId="2ECF9E8C" w14:textId="3C2CB579" w:rsidR="00C65FD1" w:rsidRDefault="00F364A4" w:rsidP="000321E9">
      <w:pPr>
        <w:spacing w:before="100"/>
        <w:ind w:left="720"/>
        <w:rPr>
          <w:b/>
          <w:bCs/>
        </w:rPr>
      </w:pPr>
      <w:r w:rsidRPr="00F364C8">
        <w:rPr>
          <w:b/>
          <w:bCs/>
          <w:i/>
          <w:iCs/>
          <w:color w:val="5A6B78"/>
          <w:sz w:val="17"/>
          <w:szCs w:val="17"/>
        </w:rPr>
        <w:t xml:space="preserve">In words: Rupees </w:t>
      </w:r>
      <w:proofErr w:type="gramStart"/>
      <w:r w:rsidR="003C7732">
        <w:rPr>
          <w:b/>
          <w:bCs/>
          <w:highlight w:val="yellow"/>
        </w:rPr>
        <w:t>{ }</w:t>
      </w:r>
      <w:proofErr w:type="gramEnd"/>
    </w:p>
    <w:p w14:paraId="4FDD5CDD" w14:textId="77777777" w:rsidR="005731EC" w:rsidRDefault="005731EC" w:rsidP="000321E9">
      <w:pPr>
        <w:spacing w:before="100"/>
        <w:ind w:left="720"/>
        <w:rPr>
          <w:b/>
          <w:bCs/>
        </w:rPr>
      </w:pPr>
    </w:p>
    <w:p w14:paraId="024597E6" w14:textId="77777777" w:rsidR="005731EC" w:rsidRDefault="005731EC" w:rsidP="005731EC">
      <w:pPr>
        <w:ind w:firstLine="720"/>
        <w:rPr>
          <w:b/>
          <w:bCs/>
          <w:color w:val="0B3C66"/>
          <w:sz w:val="24"/>
          <w:szCs w:val="24"/>
        </w:rPr>
      </w:pPr>
      <w:r w:rsidRPr="003C2494">
        <w:rPr>
          <w:b/>
          <w:bCs/>
          <w:color w:val="0B3C66"/>
          <w:sz w:val="24"/>
          <w:szCs w:val="24"/>
        </w:rPr>
        <w:t xml:space="preserve">AMC Cost </w:t>
      </w:r>
      <w:r>
        <w:rPr>
          <w:b/>
          <w:bCs/>
          <w:color w:val="0B3C66"/>
          <w:sz w:val="24"/>
          <w:szCs w:val="24"/>
        </w:rPr>
        <w:t>(Optional)</w:t>
      </w:r>
      <w:r w:rsidRPr="003C2494">
        <w:rPr>
          <w:b/>
          <w:bCs/>
          <w:color w:val="0B3C66"/>
          <w:sz w:val="24"/>
          <w:szCs w:val="24"/>
        </w:rPr>
        <w:t>:</w:t>
      </w:r>
    </w:p>
    <w:p w14:paraId="42E0F1BA" w14:textId="77777777" w:rsidR="005731EC" w:rsidRPr="003C2494" w:rsidRDefault="005731EC" w:rsidP="005731EC">
      <w:pPr>
        <w:ind w:firstLine="720"/>
        <w:rPr>
          <w:b/>
          <w:bCs/>
          <w:color w:val="0B3C66"/>
          <w:sz w:val="24"/>
          <w:szCs w:val="24"/>
        </w:rPr>
      </w:pPr>
    </w:p>
    <w:tbl>
      <w:tblPr>
        <w:tblW w:w="762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2460"/>
      </w:tblGrid>
      <w:tr w:rsidR="005731EC" w:rsidRPr="00F364C8" w14:paraId="4F8A2B1A" w14:textId="77777777" w:rsidTr="00B3167B">
        <w:trPr>
          <w:tblHeader/>
        </w:trPr>
        <w:tc>
          <w:tcPr>
            <w:tcW w:w="51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635A1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System Description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642FC9" w14:textId="77777777" w:rsidR="005731EC" w:rsidRPr="00F364C8" w:rsidRDefault="005731EC" w:rsidP="00B3167B">
            <w:pPr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 xml:space="preserve">Investment per </w:t>
            </w:r>
            <w:proofErr w:type="spellStart"/>
            <w:r w:rsidRPr="00F364C8">
              <w:rPr>
                <w:b/>
                <w:bCs/>
                <w:color w:val="FFFFFF"/>
                <w:sz w:val="18"/>
                <w:szCs w:val="18"/>
              </w:rPr>
              <w:t>Wp</w:t>
            </w:r>
            <w:proofErr w:type="spellEnd"/>
            <w:r w:rsidRPr="00F364C8">
              <w:rPr>
                <w:b/>
                <w:bCs/>
                <w:color w:val="FFFFFF"/>
                <w:sz w:val="18"/>
                <w:szCs w:val="18"/>
              </w:rPr>
              <w:t xml:space="preserve"> (Rs.)</w:t>
            </w:r>
          </w:p>
        </w:tc>
      </w:tr>
      <w:tr w:rsidR="005731EC" w:rsidRPr="00F364C8" w14:paraId="704C692E" w14:textId="77777777" w:rsidTr="00B3167B">
        <w:tc>
          <w:tcPr>
            <w:tcW w:w="51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472AB" w14:textId="77777777" w:rsidR="005731EC" w:rsidRPr="00F364C8" w:rsidRDefault="005731EC" w:rsidP="00B3167B">
            <w:pPr>
              <w:rPr>
                <w:b/>
                <w:bCs/>
              </w:rPr>
            </w:pPr>
            <w:r w:rsidRPr="003C2494">
              <w:rPr>
                <w:b/>
                <w:bCs/>
                <w:sz w:val="18"/>
                <w:szCs w:val="18"/>
              </w:rPr>
              <w:t>AMC Cost for Solar Power Plant</w:t>
            </w:r>
            <w:r>
              <w:rPr>
                <w:b/>
                <w:bCs/>
                <w:sz w:val="18"/>
                <w:szCs w:val="18"/>
              </w:rPr>
              <w:t xml:space="preserve"> 1</w:t>
            </w:r>
            <w:r w:rsidRPr="00B223A5">
              <w:rPr>
                <w:b/>
                <w:bCs/>
                <w:sz w:val="18"/>
                <w:szCs w:val="18"/>
                <w:vertAlign w:val="superscript"/>
              </w:rPr>
              <w:t>st</w:t>
            </w:r>
            <w:r>
              <w:rPr>
                <w:b/>
                <w:bCs/>
                <w:sz w:val="18"/>
                <w:szCs w:val="18"/>
              </w:rPr>
              <w:t xml:space="preserve"> year</w:t>
            </w:r>
          </w:p>
        </w:tc>
        <w:tc>
          <w:tcPr>
            <w:tcW w:w="24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FC503" w14:textId="77777777" w:rsidR="005731EC" w:rsidRDefault="005731EC" w:rsidP="00B3167B">
            <w:pPr>
              <w:jc w:val="center"/>
              <w:rPr>
                <w:b/>
                <w:bCs/>
              </w:rPr>
            </w:pPr>
            <w:r w:rsidRPr="005731EC">
              <w:rPr>
                <w:b/>
                <w:bCs/>
                <w:highlight w:val="yellow"/>
              </w:rPr>
              <w:t>₹ 650 /-</w:t>
            </w:r>
          </w:p>
          <w:p w14:paraId="32C5FB74" w14:textId="77777777" w:rsidR="005731EC" w:rsidRPr="003C2494" w:rsidRDefault="005731EC" w:rsidP="00B3167B">
            <w:pPr>
              <w:jc w:val="center"/>
              <w:rPr>
                <w:b/>
                <w:bCs/>
              </w:rPr>
            </w:pPr>
            <w:r w:rsidRPr="005677C3">
              <w:rPr>
                <w:rFonts w:ascii="Calibri" w:hAnsi="Calibri" w:cs="Calibri"/>
                <w:i/>
                <w:iCs/>
                <w:color w:val="000000" w:themeColor="text1"/>
                <w:w w:val="94"/>
              </w:rPr>
              <w:t>with 5% y-o-y escalation</w:t>
            </w:r>
          </w:p>
        </w:tc>
      </w:tr>
    </w:tbl>
    <w:p w14:paraId="12A1790F" w14:textId="77777777" w:rsidR="005731EC" w:rsidRDefault="005731EC" w:rsidP="005731EC">
      <w:pPr>
        <w:widowControl w:val="0"/>
        <w:autoSpaceDE w:val="0"/>
        <w:autoSpaceDN w:val="0"/>
        <w:ind w:left="1134" w:right="1133" w:hanging="180"/>
        <w:rPr>
          <w:rFonts w:ascii="Calibri" w:eastAsia="Book Antiqua" w:hAnsi="Calibri" w:cs="Calibri"/>
          <w:b/>
          <w:sz w:val="24"/>
          <w:szCs w:val="24"/>
          <w:lang w:val="en-US" w:eastAsia="en-US"/>
        </w:rPr>
      </w:pPr>
    </w:p>
    <w:p w14:paraId="4E7AEDB9" w14:textId="7A405FA0" w:rsidR="005731EC" w:rsidRPr="0051388A" w:rsidRDefault="005731EC" w:rsidP="005731EC">
      <w:pPr>
        <w:widowControl w:val="0"/>
        <w:autoSpaceDE w:val="0"/>
        <w:autoSpaceDN w:val="0"/>
        <w:ind w:left="1134" w:right="1133" w:hanging="180"/>
        <w:rPr>
          <w:rFonts w:ascii="Calibri" w:eastAsia="Book Antiqua" w:hAnsi="Calibri" w:cs="Calibri"/>
          <w:sz w:val="24"/>
          <w:szCs w:val="24"/>
          <w:lang w:val="en-US" w:eastAsia="en-US"/>
        </w:rPr>
      </w:pPr>
      <w:r w:rsidRPr="0051388A">
        <w:rPr>
          <w:rFonts w:ascii="Calibri" w:eastAsia="Book Antiqua" w:hAnsi="Calibri" w:cs="Calibri"/>
          <w:b/>
          <w:sz w:val="24"/>
          <w:szCs w:val="24"/>
          <w:lang w:val="en-US" w:eastAsia="en-US"/>
        </w:rPr>
        <w:t>Note</w:t>
      </w:r>
      <w:r w:rsidRPr="0051388A">
        <w:rPr>
          <w:rFonts w:ascii="Calibri" w:eastAsia="Book Antiqua" w:hAnsi="Calibri" w:cs="Calibri"/>
          <w:sz w:val="24"/>
          <w:szCs w:val="24"/>
          <w:lang w:val="en-US" w:eastAsia="en-US"/>
        </w:rPr>
        <w:t>:</w:t>
      </w:r>
    </w:p>
    <w:p w14:paraId="5CFEA560" w14:textId="77777777" w:rsidR="005731EC" w:rsidRPr="0051388A" w:rsidRDefault="005731EC" w:rsidP="005731EC">
      <w:pPr>
        <w:widowControl w:val="0"/>
        <w:numPr>
          <w:ilvl w:val="0"/>
          <w:numId w:val="7"/>
        </w:numPr>
        <w:autoSpaceDE w:val="0"/>
        <w:autoSpaceDN w:val="0"/>
        <w:ind w:left="1134" w:right="1133" w:hanging="180"/>
        <w:contextualSpacing/>
        <w:jc w:val="both"/>
        <w:rPr>
          <w:rFonts w:ascii="Calibri" w:eastAsia="Book Antiqua" w:hAnsi="Calibri" w:cs="Calibri"/>
          <w:sz w:val="22"/>
          <w:szCs w:val="24"/>
          <w:lang w:val="en-US" w:eastAsia="en-US"/>
        </w:rPr>
      </w:pPr>
      <w:r>
        <w:rPr>
          <w:rFonts w:ascii="Calibri" w:eastAsia="Book Antiqua" w:hAnsi="Calibri" w:cs="Calibri"/>
          <w:sz w:val="22"/>
          <w:szCs w:val="24"/>
          <w:lang w:val="en-US" w:eastAsia="en-US"/>
        </w:rPr>
        <w:t>8.9%</w:t>
      </w:r>
      <w:r w:rsidRPr="0051388A">
        <w:rPr>
          <w:rFonts w:ascii="Calibri" w:eastAsia="Book Antiqua" w:hAnsi="Calibri" w:cs="Calibri"/>
          <w:sz w:val="22"/>
          <w:szCs w:val="24"/>
          <w:lang w:val="en-US" w:eastAsia="en-US"/>
        </w:rPr>
        <w:t xml:space="preserve"> GST is additional </w:t>
      </w:r>
      <w:r>
        <w:rPr>
          <w:rFonts w:ascii="Calibri" w:eastAsia="Book Antiqua" w:hAnsi="Calibri" w:cs="Calibri"/>
          <w:sz w:val="22"/>
          <w:szCs w:val="24"/>
          <w:lang w:val="en-US" w:eastAsia="en-US"/>
        </w:rPr>
        <w:t>to the</w:t>
      </w:r>
      <w:r w:rsidRPr="0051388A">
        <w:rPr>
          <w:rFonts w:ascii="Calibri" w:eastAsia="Book Antiqua" w:hAnsi="Calibri" w:cs="Calibri"/>
          <w:sz w:val="22"/>
          <w:szCs w:val="24"/>
          <w:lang w:val="en-US" w:eastAsia="en-US"/>
        </w:rPr>
        <w:t xml:space="preserve"> Project cost.</w:t>
      </w:r>
    </w:p>
    <w:p w14:paraId="301B458B" w14:textId="77777777" w:rsidR="005731EC" w:rsidRPr="0051388A" w:rsidRDefault="005731EC" w:rsidP="005731EC">
      <w:pPr>
        <w:widowControl w:val="0"/>
        <w:numPr>
          <w:ilvl w:val="0"/>
          <w:numId w:val="7"/>
        </w:numPr>
        <w:autoSpaceDE w:val="0"/>
        <w:autoSpaceDN w:val="0"/>
        <w:ind w:left="1134" w:right="1133" w:hanging="180"/>
        <w:contextualSpacing/>
        <w:jc w:val="both"/>
        <w:rPr>
          <w:rFonts w:ascii="Calibri" w:eastAsia="Book Antiqua" w:hAnsi="Calibri" w:cs="Calibri"/>
          <w:sz w:val="22"/>
          <w:szCs w:val="24"/>
          <w:lang w:val="en-US" w:eastAsia="en-US"/>
        </w:rPr>
      </w:pPr>
      <w:r w:rsidRPr="0051388A">
        <w:rPr>
          <w:rFonts w:ascii="Calibri" w:eastAsia="Book Antiqua" w:hAnsi="Calibri" w:cs="Calibri"/>
          <w:sz w:val="22"/>
          <w:szCs w:val="24"/>
          <w:lang w:val="en-US" w:eastAsia="en-US"/>
        </w:rPr>
        <w:t xml:space="preserve">Any changes in the Govt. duty structures and price impact due to Anti-dumping duty/Safe-guard duty/Basic Custom Duty shall be charged extra at actual and any cost benefits due to policy reason shall be passed on to consumer </w:t>
      </w:r>
    </w:p>
    <w:p w14:paraId="2147AE07" w14:textId="77777777" w:rsidR="005731EC" w:rsidRPr="0051388A" w:rsidRDefault="005731EC" w:rsidP="005731EC">
      <w:pPr>
        <w:widowControl w:val="0"/>
        <w:numPr>
          <w:ilvl w:val="0"/>
          <w:numId w:val="7"/>
        </w:numPr>
        <w:autoSpaceDE w:val="0"/>
        <w:autoSpaceDN w:val="0"/>
        <w:ind w:left="1134" w:right="1133" w:hanging="180"/>
        <w:contextualSpacing/>
        <w:jc w:val="both"/>
        <w:rPr>
          <w:rFonts w:ascii="Calibri" w:eastAsia="Book Antiqua" w:hAnsi="Calibri" w:cs="Calibri"/>
          <w:sz w:val="22"/>
          <w:szCs w:val="24"/>
          <w:lang w:val="en-US" w:eastAsia="en-US"/>
        </w:rPr>
      </w:pPr>
      <w:r w:rsidRPr="0051388A">
        <w:rPr>
          <w:rFonts w:ascii="Calibri" w:eastAsia="Book Antiqua" w:hAnsi="Calibri" w:cs="Calibri"/>
          <w:sz w:val="22"/>
          <w:szCs w:val="24"/>
          <w:lang w:val="en-US" w:eastAsia="en-US"/>
        </w:rPr>
        <w:t xml:space="preserve">The cost of imported components is based on exchange rate of </w:t>
      </w:r>
      <w:r w:rsidRPr="0051388A">
        <w:rPr>
          <w:rFonts w:ascii="Calibri" w:eastAsia="Book Antiqua" w:hAnsi="Calibri" w:cs="Calibri"/>
          <w:b/>
          <w:bCs/>
          <w:sz w:val="22"/>
          <w:szCs w:val="24"/>
          <w:lang w:val="en-US" w:eastAsia="en-US"/>
        </w:rPr>
        <w:t xml:space="preserve">1 USD = INR </w:t>
      </w:r>
      <w:r w:rsidRPr="005731EC">
        <w:rPr>
          <w:rFonts w:ascii="Calibri" w:eastAsia="Book Antiqua" w:hAnsi="Calibri" w:cs="Calibri"/>
          <w:b/>
          <w:bCs/>
          <w:sz w:val="22"/>
          <w:szCs w:val="24"/>
          <w:highlight w:val="yellow"/>
          <w:lang w:val="en-US" w:eastAsia="en-US"/>
        </w:rPr>
        <w:t>95.55</w:t>
      </w:r>
      <w:r w:rsidRPr="0051388A">
        <w:rPr>
          <w:rFonts w:ascii="Calibri" w:eastAsia="Book Antiqua" w:hAnsi="Calibri" w:cs="Calibri"/>
          <w:b/>
          <w:bCs/>
          <w:i/>
          <w:iCs/>
          <w:sz w:val="22"/>
          <w:szCs w:val="24"/>
          <w:lang w:val="en-US" w:eastAsia="en-US"/>
        </w:rPr>
        <w:t>.</w:t>
      </w:r>
      <w:r w:rsidRPr="0051388A">
        <w:rPr>
          <w:rFonts w:ascii="Calibri" w:eastAsia="Book Antiqua" w:hAnsi="Calibri" w:cs="Calibri"/>
          <w:sz w:val="22"/>
          <w:szCs w:val="24"/>
          <w:lang w:val="en-US" w:eastAsia="en-US"/>
        </w:rPr>
        <w:t xml:space="preserve"> In case of fluctuations in USD </w:t>
      </w:r>
      <w:proofErr w:type="gramStart"/>
      <w:r w:rsidRPr="0051388A">
        <w:rPr>
          <w:rFonts w:ascii="Calibri" w:eastAsia="Book Antiqua" w:hAnsi="Calibri" w:cs="Calibri"/>
          <w:sz w:val="22"/>
          <w:szCs w:val="24"/>
          <w:lang w:val="en-US" w:eastAsia="en-US"/>
        </w:rPr>
        <w:t>beyond ± 1</w:t>
      </w:r>
      <w:proofErr w:type="gramEnd"/>
      <w:r w:rsidRPr="0051388A">
        <w:rPr>
          <w:rFonts w:ascii="Calibri" w:eastAsia="Book Antiqua" w:hAnsi="Calibri" w:cs="Calibri"/>
          <w:sz w:val="22"/>
          <w:szCs w:val="24"/>
          <w:lang w:val="en-US" w:eastAsia="en-US"/>
        </w:rPr>
        <w:t xml:space="preserve"> % the same will be applicable to the above price</w:t>
      </w:r>
    </w:p>
    <w:p w14:paraId="6E021B9A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p w14:paraId="61E9CC5E" w14:textId="77777777" w:rsidR="00C65FD1" w:rsidRPr="00F364C8" w:rsidRDefault="00F364A4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r w:rsidRPr="00F364C8">
        <w:t xml:space="preserve">  </w:t>
      </w:r>
      <w:bookmarkStart w:id="22" w:name="_Toc232002502"/>
      <w:bookmarkStart w:id="23" w:name="_Toc232003443"/>
      <w:bookmarkStart w:id="24" w:name="_Toc237005031"/>
      <w:r w:rsidR="00E8124D" w:rsidRPr="00F364C8">
        <w:t>3.2 Financial</w:t>
      </w:r>
      <w:r w:rsidRPr="00F364C8">
        <w:t xml:space="preserve"> Analysis</w:t>
      </w:r>
      <w:bookmarkEnd w:id="22"/>
      <w:bookmarkEnd w:id="23"/>
      <w:bookmarkEnd w:id="24"/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2360"/>
        <w:gridCol w:w="1960"/>
      </w:tblGrid>
      <w:tr w:rsidR="00C65FD1" w:rsidRPr="00F364C8" w14:paraId="56B79AC0" w14:textId="77777777" w:rsidTr="000321E9">
        <w:trPr>
          <w:tblHeader/>
        </w:trPr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5221DD" w14:textId="77777777" w:rsidR="00C65FD1" w:rsidRPr="00F364C8" w:rsidRDefault="00F364A4" w:rsidP="00695B2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A14D2" w14:textId="77777777" w:rsidR="00C65FD1" w:rsidRPr="00F364C8" w:rsidRDefault="00F364A4" w:rsidP="00695B2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D8797" w14:textId="77777777" w:rsidR="00C65FD1" w:rsidRPr="00F364C8" w:rsidRDefault="00F364A4" w:rsidP="00695B2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F918B8" w:rsidRPr="00F364C8" w14:paraId="48BF79B5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B88AFE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System Size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92AE9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kWp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FF10F" w14:textId="0801336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1724064E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ACE380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System Cost (incl. GST)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0A208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Rs. Lacs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4E28C" w14:textId="311D9F08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197D3512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1291F6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GST Input Credit (8.9% of basic)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7669FA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Rs. Lacs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C6CF9" w14:textId="586ABA9D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7094AD50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9B83F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Net Cost to Client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E3861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Rs. Lacs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5C5DE" w14:textId="11860888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7080E2F0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C9C3D6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AMC Cost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AA043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Rs. Lacs/year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31B08" w14:textId="5E0207AC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6A2F25D6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EF3A5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Solar Units Generated (Year 1)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5CE7E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Units/year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F918B" w14:textId="0EED292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07E4CC99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CB6041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Present Power Tariff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86B76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proofErr w:type="gramStart"/>
            <w:r w:rsidRPr="00F364C8">
              <w:rPr>
                <w:b/>
                <w:bCs/>
                <w:sz w:val="18"/>
                <w:szCs w:val="18"/>
              </w:rPr>
              <w:t>Rs./</w:t>
            </w:r>
            <w:proofErr w:type="gramEnd"/>
            <w:r w:rsidRPr="00F364C8">
              <w:rPr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F8382" w14:textId="3B508493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6FF56877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9D029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Avg. EB Tariff Increase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3B925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% p.a.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28AD8" w14:textId="1AFAD93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6B5E3CD3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5A1EE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Savings in Year 1 (post-tax)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1F550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Rs. Lacs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CCD56" w14:textId="246BD658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49ACA00D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049AA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Payback Period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26BE86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Years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7E442" w14:textId="580AACC2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5AE5294E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4F806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Project Life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BEE32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Years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DE349" w14:textId="2C92708F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3C9CA15C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E819C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lastRenderedPageBreak/>
              <w:t>Inverter Life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F0335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Years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AD14F" w14:textId="08F4EEE0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57DE5A2E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72235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Net Savings over Project Life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838A6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Rs. Lacs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219A3" w14:textId="377CC172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06F20FE8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679FF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Total Units over Project Life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2D29A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Lac Units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622CD" w14:textId="4816037C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26F2A8B1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8ED75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Project IRR – Post Tax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A617E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AFD41" w14:textId="0F909A6B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0DE19E8E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3E4E5D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Equity IRR – Post Tax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12B3D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r w:rsidRPr="00F364C8">
              <w:rPr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4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49AC0" w14:textId="3980C3B4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  <w:tr w:rsidR="00F918B8" w:rsidRPr="00F364C8" w14:paraId="582176CF" w14:textId="77777777" w:rsidTr="001C58F2">
        <w:tc>
          <w:tcPr>
            <w:tcW w:w="57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C6928" w14:textId="77777777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proofErr w:type="spellStart"/>
            <w:r w:rsidRPr="00F364C8">
              <w:rPr>
                <w:b/>
                <w:bCs/>
                <w:sz w:val="18"/>
                <w:szCs w:val="18"/>
              </w:rPr>
              <w:t>Levelised</w:t>
            </w:r>
            <w:proofErr w:type="spellEnd"/>
            <w:r w:rsidRPr="00F364C8">
              <w:rPr>
                <w:b/>
                <w:bCs/>
                <w:sz w:val="18"/>
                <w:szCs w:val="18"/>
              </w:rPr>
              <w:t xml:space="preserve"> Cost of Generation</w:t>
            </w:r>
          </w:p>
        </w:tc>
        <w:tc>
          <w:tcPr>
            <w:tcW w:w="23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AE684" w14:textId="77777777" w:rsidR="00F918B8" w:rsidRPr="00F364C8" w:rsidRDefault="00F918B8" w:rsidP="00F918B8">
            <w:pPr>
              <w:spacing w:line="276" w:lineRule="auto"/>
              <w:ind w:left="485"/>
              <w:rPr>
                <w:b/>
                <w:bCs/>
              </w:rPr>
            </w:pPr>
            <w:proofErr w:type="gramStart"/>
            <w:r w:rsidRPr="00F364C8">
              <w:rPr>
                <w:b/>
                <w:bCs/>
                <w:sz w:val="18"/>
                <w:szCs w:val="18"/>
              </w:rPr>
              <w:t>Rs./</w:t>
            </w:r>
            <w:proofErr w:type="gramEnd"/>
            <w:r w:rsidRPr="00F364C8">
              <w:rPr>
                <w:b/>
                <w:bCs/>
                <w:sz w:val="18"/>
                <w:szCs w:val="18"/>
              </w:rPr>
              <w:t>kWh</w:t>
            </w:r>
          </w:p>
        </w:tc>
        <w:tc>
          <w:tcPr>
            <w:tcW w:w="196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A3EA1" w14:textId="1BE09926" w:rsidR="00F918B8" w:rsidRPr="00F364C8" w:rsidRDefault="00F918B8" w:rsidP="00F918B8">
            <w:pPr>
              <w:spacing w:line="276" w:lineRule="auto"/>
              <w:rPr>
                <w:b/>
                <w:bCs/>
              </w:rPr>
            </w:pPr>
            <w:r w:rsidRPr="00BC5508">
              <w:rPr>
                <w:b/>
                <w:bCs/>
                <w:highlight w:val="yellow"/>
              </w:rPr>
              <w:t>{ }</w:t>
            </w:r>
          </w:p>
        </w:tc>
      </w:tr>
    </w:tbl>
    <w:p w14:paraId="16D7D89D" w14:textId="064634ED" w:rsidR="004F1731" w:rsidRDefault="004F1731" w:rsidP="000321E9">
      <w:pPr>
        <w:spacing w:after="160"/>
        <w:ind w:left="720"/>
        <w:rPr>
          <w:b/>
          <w:bCs/>
        </w:rPr>
      </w:pPr>
    </w:p>
    <w:p w14:paraId="6152D96A" w14:textId="77777777" w:rsidR="00C65FD1" w:rsidRPr="00F364C8" w:rsidRDefault="00C65FD1" w:rsidP="000321E9">
      <w:pPr>
        <w:spacing w:after="160"/>
        <w:ind w:left="720"/>
        <w:rPr>
          <w:b/>
          <w:bCs/>
        </w:rPr>
      </w:pPr>
    </w:p>
    <w:p w14:paraId="719DCAB6" w14:textId="77777777" w:rsidR="00C65FD1" w:rsidRPr="00F364C8" w:rsidRDefault="00F364A4" w:rsidP="000321E9">
      <w:pPr>
        <w:pStyle w:val="Heading2"/>
        <w:pBdr>
          <w:left w:val="single" w:sz="20" w:space="8" w:color="E87722"/>
        </w:pBdr>
        <w:spacing w:before="280" w:after="140"/>
        <w:ind w:left="720"/>
      </w:pPr>
      <w:r w:rsidRPr="00F364C8">
        <w:t xml:space="preserve">  </w:t>
      </w:r>
      <w:bookmarkStart w:id="25" w:name="_Toc232002503"/>
      <w:bookmarkStart w:id="26" w:name="_Toc232003444"/>
      <w:bookmarkStart w:id="27" w:name="_Toc237005032"/>
      <w:r w:rsidR="00E8124D" w:rsidRPr="00F364C8">
        <w:t>3.3 Terms</w:t>
      </w:r>
      <w:r w:rsidRPr="00F364C8">
        <w:t xml:space="preserve"> &amp; Conditions</w:t>
      </w:r>
      <w:bookmarkEnd w:id="25"/>
      <w:bookmarkEnd w:id="26"/>
      <w:bookmarkEnd w:id="27"/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180"/>
      </w:tblGrid>
      <w:tr w:rsidR="00C65FD1" w:rsidRPr="00F364C8" w14:paraId="30FD2186" w14:textId="77777777" w:rsidTr="000321E9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6937D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Validity of Offer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5077D" w14:textId="63ABD8A2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 xml:space="preserve">This quotation shall remain valid for </w:t>
            </w:r>
            <w:proofErr w:type="gramStart"/>
            <w:r w:rsidR="00F918B8">
              <w:rPr>
                <w:b/>
                <w:bCs/>
                <w:highlight w:val="yellow"/>
              </w:rPr>
              <w:t>{ }</w:t>
            </w:r>
            <w:proofErr w:type="gramEnd"/>
            <w:r w:rsidRPr="00F364C8">
              <w:rPr>
                <w:b/>
                <w:bCs/>
                <w:color w:val="222222"/>
                <w:sz w:val="19"/>
                <w:szCs w:val="19"/>
              </w:rPr>
              <w:t xml:space="preserve"> days from the date of this proposal.</w:t>
            </w:r>
          </w:p>
        </w:tc>
      </w:tr>
      <w:tr w:rsidR="00C65FD1" w:rsidRPr="00F364C8" w14:paraId="59223072" w14:textId="77777777" w:rsidTr="000321E9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BE6B8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Payment Milestone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CF2744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>30% advance with PO against BG. Balance 70% via BG / irrevocable LC: 60% on material receipt at site (pro-rata); 7.5% after commissioning; 2.5% after CEIG approval (≤60 days from commissioning). Net-metering approvals not linked to payment terms.</w:t>
            </w:r>
          </w:p>
        </w:tc>
      </w:tr>
      <w:tr w:rsidR="00C65FD1" w:rsidRPr="00F364C8" w14:paraId="12F89188" w14:textId="77777777" w:rsidTr="000321E9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96FF7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TDS Deduction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91571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>70% of invoice = goods – TDS u/s 194Q / TCS 0.1%. 30% = services – TDS u/s 194C / TCS 2%.</w:t>
            </w:r>
          </w:p>
        </w:tc>
      </w:tr>
      <w:tr w:rsidR="00C65FD1" w:rsidRPr="00F364C8" w14:paraId="0F5F2852" w14:textId="77777777" w:rsidTr="000321E9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3BD16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Title Transfer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9D50C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>Title remains with FPEL until full payment and No Dues Certificate is issued.</w:t>
            </w:r>
          </w:p>
        </w:tc>
      </w:tr>
      <w:tr w:rsidR="00C65FD1" w:rsidRPr="00F364C8" w14:paraId="53BA1B1C" w14:textId="77777777" w:rsidTr="000321E9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A881D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Late Payment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48E76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>Due within 15 days of invoice. Delayed payments attract 2% p.m. simple penal interest (calculated daily).</w:t>
            </w:r>
          </w:p>
        </w:tc>
      </w:tr>
      <w:tr w:rsidR="00C65FD1" w:rsidRPr="00F364C8" w14:paraId="0DAD3368" w14:textId="77777777" w:rsidTr="000321E9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AEDDA3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Product &amp; Performance Warranty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96F3C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>10-yr SPV product warranty; 25-yr output warranty (2.5% Year-1 degradation, 0.7% p.a. thereafter); 5-yr inverter warranty; BOS 1 yr / OEM terms.</w:t>
            </w:r>
          </w:p>
        </w:tc>
      </w:tr>
      <w:tr w:rsidR="00C65FD1" w:rsidRPr="00F364C8" w14:paraId="2E181082" w14:textId="77777777" w:rsidTr="000321E9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9D1C1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Force Majeure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0C310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>FPEL not liable for delay due to acts of God, war, strikes, embargoes, govt. orders or statutory processing delays.</w:t>
            </w:r>
          </w:p>
        </w:tc>
      </w:tr>
      <w:tr w:rsidR="00C65FD1" w:rsidRPr="00F364C8" w14:paraId="7F8B744E" w14:textId="77777777" w:rsidTr="000321E9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E20F1" w14:textId="7DCBD5BA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AMC (</w:t>
            </w:r>
            <w:r w:rsidR="00E526CE" w:rsidRPr="00F364C8">
              <w:rPr>
                <w:b/>
                <w:bCs/>
                <w:color w:val="0B3C66"/>
                <w:sz w:val="19"/>
                <w:szCs w:val="19"/>
              </w:rPr>
              <w:t>non-comprehensive</w:t>
            </w:r>
            <w:r w:rsidRPr="00F364C8">
              <w:rPr>
                <w:b/>
                <w:bCs/>
                <w:color w:val="0B3C66"/>
                <w:sz w:val="19"/>
                <w:szCs w:val="19"/>
              </w:rPr>
              <w:t>)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2B5F6" w14:textId="402CD120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 xml:space="preserve">Rs. </w:t>
            </w:r>
            <w:proofErr w:type="gramStart"/>
            <w:r w:rsidR="00F918B8">
              <w:rPr>
                <w:b/>
                <w:bCs/>
                <w:highlight w:val="yellow"/>
              </w:rPr>
              <w:t>{ }</w:t>
            </w:r>
            <w:proofErr w:type="gramEnd"/>
            <w:r w:rsidR="00F918B8">
              <w:rPr>
                <w:b/>
                <w:bCs/>
              </w:rPr>
              <w:t xml:space="preserve"> </w:t>
            </w:r>
            <w:r w:rsidRPr="00F364C8">
              <w:rPr>
                <w:b/>
                <w:bCs/>
                <w:color w:val="222222"/>
                <w:sz w:val="19"/>
                <w:szCs w:val="19"/>
              </w:rPr>
              <w:t>lakhs in Year 1 with 5% p.a. escalation.</w:t>
            </w:r>
          </w:p>
        </w:tc>
      </w:tr>
      <w:tr w:rsidR="00C65FD1" w:rsidRPr="00F364C8" w14:paraId="2E0471D6" w14:textId="77777777" w:rsidTr="000321E9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9E1A7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Placement of Order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528D53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>Binding only on written order acceptance by FPEL. Orders cannot be cancelled once placed.</w:t>
            </w:r>
          </w:p>
        </w:tc>
      </w:tr>
      <w:tr w:rsidR="005F0A01" w:rsidRPr="00F364C8" w14:paraId="3EC3F46C" w14:textId="77777777" w:rsidTr="00F918B8">
        <w:trPr>
          <w:trHeight w:val="709"/>
        </w:trPr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113E8" w14:textId="64B9ED9E" w:rsidR="005F0A01" w:rsidRPr="00F364C8" w:rsidRDefault="005F0A01" w:rsidP="005F0A01">
            <w:pPr>
              <w:rPr>
                <w:b/>
                <w:bCs/>
                <w:color w:val="0B3C66"/>
                <w:sz w:val="19"/>
                <w:szCs w:val="19"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FPEL Payment Details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56B58" w14:textId="4BDDC268" w:rsidR="005F0A01" w:rsidRPr="00F364C8" w:rsidRDefault="005F0A01" w:rsidP="005F0A01">
            <w:pPr>
              <w:rPr>
                <w:b/>
                <w:bCs/>
                <w:color w:val="222222"/>
                <w:sz w:val="19"/>
                <w:szCs w:val="19"/>
              </w:rPr>
            </w:pPr>
            <w:r w:rsidRPr="00F364C8">
              <w:rPr>
                <w:b/>
                <w:bCs/>
                <w:color w:val="222222"/>
                <w:sz w:val="19"/>
                <w:szCs w:val="19"/>
              </w:rPr>
              <w:t xml:space="preserve">RBL Bank Limited, Ameerpet Branch, </w:t>
            </w:r>
            <w:proofErr w:type="gramStart"/>
            <w:r w:rsidRPr="00F364C8">
              <w:rPr>
                <w:b/>
                <w:bCs/>
                <w:color w:val="222222"/>
                <w:sz w:val="19"/>
                <w:szCs w:val="19"/>
              </w:rPr>
              <w:t>Hyderabad  |</w:t>
            </w:r>
            <w:proofErr w:type="gramEnd"/>
            <w:r w:rsidRPr="00F364C8">
              <w:rPr>
                <w:b/>
                <w:bCs/>
                <w:color w:val="222222"/>
                <w:sz w:val="19"/>
                <w:szCs w:val="19"/>
              </w:rPr>
              <w:t xml:space="preserve">  A/c: </w:t>
            </w:r>
            <w:proofErr w:type="gramStart"/>
            <w:r w:rsidRPr="00F364C8">
              <w:rPr>
                <w:b/>
                <w:bCs/>
                <w:color w:val="222222"/>
                <w:sz w:val="19"/>
                <w:szCs w:val="19"/>
              </w:rPr>
              <w:t>609000467653  |</w:t>
            </w:r>
            <w:proofErr w:type="gramEnd"/>
            <w:r w:rsidRPr="00F364C8">
              <w:rPr>
                <w:b/>
                <w:bCs/>
                <w:color w:val="222222"/>
                <w:sz w:val="19"/>
                <w:szCs w:val="19"/>
              </w:rPr>
              <w:t xml:space="preserve">  IFSC: RATN0000112</w:t>
            </w:r>
          </w:p>
        </w:tc>
      </w:tr>
      <w:tr w:rsidR="005F0A01" w:rsidRPr="00F364C8" w14:paraId="647118FB" w14:textId="77777777" w:rsidTr="008719B1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E8F1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D6B4A" w14:textId="77777777" w:rsidR="005F0A01" w:rsidRPr="00F364C8" w:rsidRDefault="005F0A01" w:rsidP="005F0A01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FPEL GST No.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9AD7C" w14:textId="0AEC50A6" w:rsidR="005F0A01" w:rsidRPr="002D2B8A" w:rsidRDefault="002D2B8A" w:rsidP="005F0A01">
            <w:pPr>
              <w:rPr>
                <w:b/>
              </w:rPr>
            </w:pPr>
            <w:r w:rsidRPr="002D2B8A">
              <w:rPr>
                <w:rFonts w:cs="Times New Roman"/>
                <w:b/>
              </w:rPr>
              <w:t>36AABCF6092M2Z7</w:t>
            </w:r>
          </w:p>
        </w:tc>
      </w:tr>
    </w:tbl>
    <w:p w14:paraId="7B8FD98F" w14:textId="77777777" w:rsidR="00C65FD1" w:rsidRPr="00F364C8" w:rsidRDefault="00C65FD1" w:rsidP="000321E9">
      <w:pPr>
        <w:spacing w:after="140"/>
        <w:ind w:left="720"/>
        <w:rPr>
          <w:b/>
          <w:bCs/>
        </w:rPr>
      </w:pP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180"/>
      </w:tblGrid>
      <w:tr w:rsidR="00C65FD1" w:rsidRPr="00F364C8" w14:paraId="4396CA91" w14:textId="77777777" w:rsidTr="005F0A01">
        <w:tc>
          <w:tcPr>
            <w:tcW w:w="290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AE2D5" w:themeFill="accent2" w:themeFillTint="3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A3357" w14:textId="77777777" w:rsidR="00C65FD1" w:rsidRPr="00F364C8" w:rsidRDefault="00F364A4">
            <w:pPr>
              <w:rPr>
                <w:b/>
                <w:bCs/>
              </w:rPr>
            </w:pPr>
            <w:r w:rsidRPr="00F364C8">
              <w:rPr>
                <w:b/>
                <w:bCs/>
                <w:color w:val="0B3C66"/>
                <w:sz w:val="19"/>
                <w:szCs w:val="19"/>
              </w:rPr>
              <w:t>Exclusions</w:t>
            </w:r>
          </w:p>
        </w:tc>
        <w:tc>
          <w:tcPr>
            <w:tcW w:w="718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07C21" w14:textId="05EE493B" w:rsidR="00C65FD1" w:rsidRPr="005F0A01" w:rsidRDefault="00F918B8" w:rsidP="005F0A01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>
              <w:rPr>
                <w:b/>
                <w:bCs/>
                <w:highlight w:val="yellow"/>
              </w:rPr>
              <w:t>{ }</w:t>
            </w:r>
          </w:p>
        </w:tc>
      </w:tr>
    </w:tbl>
    <w:p w14:paraId="4D0F370B" w14:textId="5575A01B" w:rsidR="00C65FD1" w:rsidRPr="00F364C8" w:rsidRDefault="00C65FD1" w:rsidP="000321E9">
      <w:pPr>
        <w:pageBreakBefore/>
        <w:ind w:left="720"/>
        <w:rPr>
          <w:del w:id="28" w:author="Un-named" w:date="2026-06-10T16:47:00Z" w16du:dateUtc="2026-06-10T11:17:00Z"/>
          <w:b/>
          <w:bCs/>
        </w:rPr>
      </w:pPr>
    </w:p>
    <w:tbl>
      <w:tblPr>
        <w:tblW w:w="100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C65FD1" w:rsidRPr="00F364C8" w14:paraId="4B676B6B" w14:textId="77777777" w:rsidTr="000321E9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5BBF82B4" w14:textId="3A2C1C0F" w:rsidR="00C65FD1" w:rsidRPr="00F364C8" w:rsidRDefault="00EA410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4.0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3C66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5D0607D5" w14:textId="77777777" w:rsidR="00C65FD1" w:rsidRPr="00F364C8" w:rsidRDefault="00F364A4" w:rsidP="00484198">
            <w:pPr>
              <w:pStyle w:val="v4"/>
            </w:pPr>
            <w:bookmarkStart w:id="29" w:name="_Toc237005033"/>
            <w:r w:rsidRPr="00F364C8">
              <w:t>Legal Provisions</w:t>
            </w:r>
            <w:bookmarkEnd w:id="29"/>
          </w:p>
        </w:tc>
      </w:tr>
    </w:tbl>
    <w:p w14:paraId="75187727" w14:textId="1C8BFCBC" w:rsidR="00804CDD" w:rsidRDefault="00804CDD" w:rsidP="000321E9">
      <w:pPr>
        <w:spacing w:after="80"/>
        <w:ind w:left="720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7213" behindDoc="1" locked="0" layoutInCell="1" allowOverlap="1" wp14:anchorId="173EED52" wp14:editId="79FBE170">
            <wp:simplePos x="0" y="0"/>
            <wp:positionH relativeFrom="margin">
              <wp:posOffset>-104594</wp:posOffset>
            </wp:positionH>
            <wp:positionV relativeFrom="page">
              <wp:posOffset>1436370</wp:posOffset>
            </wp:positionV>
            <wp:extent cx="7236460" cy="8619490"/>
            <wp:effectExtent l="0" t="0" r="0" b="0"/>
            <wp:wrapNone/>
            <wp:docPr id="704394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94292" name="Picture 70439429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95" t="7628" r="-1477" b="7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6460" cy="861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45AEC" w14:textId="438C116F" w:rsidR="000A2DE5" w:rsidRDefault="000A2DE5" w:rsidP="000321E9">
      <w:pPr>
        <w:spacing w:after="80"/>
        <w:ind w:left="720"/>
        <w:rPr>
          <w:b/>
          <w:bCs/>
          <w:noProof/>
        </w:rPr>
      </w:pPr>
    </w:p>
    <w:p w14:paraId="5990B712" w14:textId="4E88FEAF" w:rsidR="00C65FD1" w:rsidRPr="00F364C8" w:rsidRDefault="00C65FD1" w:rsidP="000321E9">
      <w:pPr>
        <w:spacing w:after="80"/>
        <w:ind w:left="720"/>
        <w:rPr>
          <w:b/>
          <w:bCs/>
        </w:rPr>
      </w:pPr>
    </w:p>
    <w:p w14:paraId="1FCC0728" w14:textId="1FCE55A5" w:rsidR="00E526CE" w:rsidRDefault="00E526CE" w:rsidP="002F49FC">
      <w:pPr>
        <w:ind w:left="720"/>
        <w:rPr>
          <w:b/>
          <w:bCs/>
        </w:rPr>
      </w:pPr>
    </w:p>
    <w:p w14:paraId="37EECBCD" w14:textId="6EF5AE5C" w:rsidR="00E526CE" w:rsidRDefault="00E526CE">
      <w:pPr>
        <w:rPr>
          <w:b/>
          <w:bCs/>
        </w:rPr>
      </w:pPr>
      <w:r>
        <w:rPr>
          <w:b/>
          <w:bCs/>
        </w:rPr>
        <w:br w:type="page"/>
      </w:r>
    </w:p>
    <w:tbl>
      <w:tblPr>
        <w:tblpPr w:leftFromText="180" w:rightFromText="180" w:vertAnchor="text" w:horzAnchor="margin" w:tblpXSpec="center" w:tblpY="130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680"/>
      </w:tblGrid>
      <w:tr w:rsidR="00804CDD" w:rsidRPr="00F364C8" w14:paraId="37F862EC" w14:textId="77777777" w:rsidTr="00804CDD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20FBA252" w14:textId="5E3E6124" w:rsidR="00804CDD" w:rsidRPr="00F364C8" w:rsidRDefault="00EA410B" w:rsidP="00804CD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5.0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708EF921" w14:textId="44857FE0" w:rsidR="00804CDD" w:rsidRPr="00F364C8" w:rsidRDefault="00804CDD" w:rsidP="00484198">
            <w:pPr>
              <w:pStyle w:val="v4"/>
            </w:pPr>
            <w:bookmarkStart w:id="30" w:name="_Toc237005034"/>
            <w:r w:rsidRPr="00F364C8">
              <w:t>Environmental Impact</w:t>
            </w:r>
            <w:bookmarkEnd w:id="30"/>
          </w:p>
        </w:tc>
      </w:tr>
    </w:tbl>
    <w:p w14:paraId="0B7C0347" w14:textId="705C32FB" w:rsidR="00C65FD1" w:rsidRPr="00F364C8" w:rsidRDefault="00C65FD1" w:rsidP="000A2DE5">
      <w:pPr>
        <w:rPr>
          <w:b/>
          <w:bCs/>
        </w:rPr>
      </w:pPr>
    </w:p>
    <w:p w14:paraId="171B4FA6" w14:textId="1C1CCCC9" w:rsidR="00E526CE" w:rsidRPr="00E526CE" w:rsidRDefault="00A11670" w:rsidP="00E526CE">
      <w:r>
        <w:rPr>
          <w:noProof/>
        </w:rPr>
        <w:drawing>
          <wp:anchor distT="0" distB="0" distL="114300" distR="114300" simplePos="0" relativeHeight="251744256" behindDoc="1" locked="0" layoutInCell="1" allowOverlap="1" wp14:anchorId="32C4971A" wp14:editId="0BB061CD">
            <wp:simplePos x="0" y="0"/>
            <wp:positionH relativeFrom="margin">
              <wp:align>center</wp:align>
            </wp:positionH>
            <wp:positionV relativeFrom="paragraph">
              <wp:posOffset>7598</wp:posOffset>
            </wp:positionV>
            <wp:extent cx="7266940" cy="9333186"/>
            <wp:effectExtent l="0" t="0" r="0" b="1905"/>
            <wp:wrapNone/>
            <wp:docPr id="7773119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094" cy="933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48E5F" w14:textId="2AFA9228" w:rsidR="00E526CE" w:rsidRPr="00E526CE" w:rsidRDefault="00937AD3" w:rsidP="00E526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60E8BCA" wp14:editId="15BE29D3">
                <wp:simplePos x="0" y="0"/>
                <wp:positionH relativeFrom="column">
                  <wp:posOffset>4733290</wp:posOffset>
                </wp:positionH>
                <wp:positionV relativeFrom="paragraph">
                  <wp:posOffset>6630670</wp:posOffset>
                </wp:positionV>
                <wp:extent cx="1210310" cy="313055"/>
                <wp:effectExtent l="0" t="0" r="0" b="0"/>
                <wp:wrapSquare wrapText="bothSides"/>
                <wp:docPr id="1083551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1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6CFB0" w14:textId="1A4F21F5" w:rsidR="001920F9" w:rsidRPr="00675909" w:rsidRDefault="001920F9" w:rsidP="001920F9">
                            <w:pPr>
                              <w:jc w:val="center"/>
                              <w:rPr>
                                <w:b/>
                                <w:bCs/>
                                <w:color w:val="0B3C66"/>
                                <w:sz w:val="28"/>
                                <w:szCs w:val="28"/>
                              </w:rPr>
                            </w:pPr>
                            <w:r w:rsidRPr="00675909">
                              <w:rPr>
                                <w:b/>
                                <w:bCs/>
                                <w:color w:val="0B3C66"/>
                                <w:sz w:val="28"/>
                                <w:szCs w:val="28"/>
                              </w:rPr>
                              <w:t>{14}</w:t>
                            </w:r>
                          </w:p>
                          <w:p w14:paraId="7E3BA0A5" w14:textId="0CFB826A" w:rsidR="005473D3" w:rsidRPr="00434ED6" w:rsidRDefault="005473D3" w:rsidP="005473D3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E8BCA" id="_x0000_s1039" type="#_x0000_t202" style="position:absolute;margin-left:372.7pt;margin-top:522.1pt;width:95.3pt;height:24.6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" filled="f" stroked="f">
                <v:textbox>
                  <w:txbxContent>
                    <w:p w14:paraId="27C6CFB0" w14:textId="1A4F21F5" w:rsidR="001920F9" w:rsidRPr="00675909" w:rsidRDefault="001920F9" w:rsidP="001920F9">
                      <w:pPr>
                        <w:jc w:val="center"/>
                        <w:rPr>
                          <w:b/>
                          <w:bCs/>
                          <w:color w:val="0B3C66"/>
                          <w:sz w:val="28"/>
                          <w:szCs w:val="28"/>
                        </w:rPr>
                      </w:pPr>
                      <w:r w:rsidRPr="00675909">
                        <w:rPr>
                          <w:b/>
                          <w:bCs/>
                          <w:color w:val="0B3C66"/>
                          <w:sz w:val="28"/>
                          <w:szCs w:val="28"/>
                        </w:rPr>
                        <w:t>{14}</w:t>
                      </w:r>
                    </w:p>
                    <w:p w14:paraId="7E3BA0A5" w14:textId="0CFB826A" w:rsidR="005473D3" w:rsidRPr="00434ED6" w:rsidRDefault="005473D3" w:rsidP="005473D3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36B93AD" wp14:editId="73BC51DA">
                <wp:simplePos x="0" y="0"/>
                <wp:positionH relativeFrom="column">
                  <wp:posOffset>1653333</wp:posOffset>
                </wp:positionH>
                <wp:positionV relativeFrom="paragraph">
                  <wp:posOffset>6639292</wp:posOffset>
                </wp:positionV>
                <wp:extent cx="1210310" cy="313055"/>
                <wp:effectExtent l="0" t="0" r="0" b="0"/>
                <wp:wrapSquare wrapText="bothSides"/>
                <wp:docPr id="198965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1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BD27D" w14:textId="7B732FBE" w:rsidR="001920F9" w:rsidRPr="00675909" w:rsidRDefault="001920F9" w:rsidP="001920F9">
                            <w:pPr>
                              <w:jc w:val="center"/>
                              <w:rPr>
                                <w:b/>
                                <w:bCs/>
                                <w:color w:val="0B3C66"/>
                                <w:sz w:val="28"/>
                                <w:szCs w:val="28"/>
                              </w:rPr>
                            </w:pPr>
                            <w:r w:rsidRPr="00675909">
                              <w:rPr>
                                <w:b/>
                                <w:bCs/>
                                <w:color w:val="0B3C66"/>
                                <w:sz w:val="28"/>
                                <w:szCs w:val="28"/>
                              </w:rPr>
                              <w:t>{13}</w:t>
                            </w:r>
                          </w:p>
                          <w:p w14:paraId="2760D4BB" w14:textId="3B5B280A" w:rsidR="005473D3" w:rsidRPr="00434ED6" w:rsidRDefault="005473D3" w:rsidP="005473D3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B93AD" id="_x0000_s1040" type="#_x0000_t202" style="position:absolute;margin-left:130.2pt;margin-top:522.8pt;width:95.3pt;height:24.6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" filled="f" stroked="f">
                <v:textbox>
                  <w:txbxContent>
                    <w:p w14:paraId="331BD27D" w14:textId="7B732FBE" w:rsidR="001920F9" w:rsidRPr="00675909" w:rsidRDefault="001920F9" w:rsidP="001920F9">
                      <w:pPr>
                        <w:jc w:val="center"/>
                        <w:rPr>
                          <w:b/>
                          <w:bCs/>
                          <w:color w:val="0B3C66"/>
                          <w:sz w:val="28"/>
                          <w:szCs w:val="28"/>
                        </w:rPr>
                      </w:pPr>
                      <w:r w:rsidRPr="00675909">
                        <w:rPr>
                          <w:b/>
                          <w:bCs/>
                          <w:color w:val="0B3C66"/>
                          <w:sz w:val="28"/>
                          <w:szCs w:val="28"/>
                        </w:rPr>
                        <w:t>{13}</w:t>
                      </w:r>
                    </w:p>
                    <w:p w14:paraId="2760D4BB" w14:textId="3B5B280A" w:rsidR="005473D3" w:rsidRPr="00434ED6" w:rsidRDefault="005473D3" w:rsidP="005473D3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11670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87B3F9A" wp14:editId="1A39107F">
                <wp:simplePos x="0" y="0"/>
                <wp:positionH relativeFrom="column">
                  <wp:posOffset>1664673</wp:posOffset>
                </wp:positionH>
                <wp:positionV relativeFrom="paragraph">
                  <wp:posOffset>4173220</wp:posOffset>
                </wp:positionV>
                <wp:extent cx="1210310" cy="313055"/>
                <wp:effectExtent l="0" t="0" r="0" b="0"/>
                <wp:wrapSquare wrapText="bothSides"/>
                <wp:docPr id="2036980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1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DCCAE" w14:textId="3832C48A" w:rsidR="001920F9" w:rsidRPr="00675909" w:rsidRDefault="001920F9" w:rsidP="00675909">
                            <w:pPr>
                              <w:jc w:val="center"/>
                              <w:rPr>
                                <w:b/>
                                <w:bCs/>
                                <w:color w:val="0B3C66"/>
                                <w:sz w:val="28"/>
                                <w:szCs w:val="28"/>
                              </w:rPr>
                            </w:pPr>
                            <w:r w:rsidRPr="00675909">
                              <w:rPr>
                                <w:b/>
                                <w:bCs/>
                                <w:color w:val="0B3C66"/>
                                <w:sz w:val="28"/>
                                <w:szCs w:val="28"/>
                              </w:rPr>
                              <w:t>{11}</w:t>
                            </w:r>
                          </w:p>
                          <w:p w14:paraId="67C423C1" w14:textId="2B6E2212" w:rsidR="005473D3" w:rsidRPr="00434ED6" w:rsidRDefault="005473D3" w:rsidP="005473D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B3F9A" id="_x0000_s1041" type="#_x0000_t202" style="position:absolute;margin-left:131.1pt;margin-top:328.6pt;width:95.3pt;height:24.6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" filled="f" stroked="f">
                <v:textbox>
                  <w:txbxContent>
                    <w:p w14:paraId="3B1DCCAE" w14:textId="3832C48A" w:rsidR="001920F9" w:rsidRPr="00675909" w:rsidRDefault="001920F9" w:rsidP="00675909">
                      <w:pPr>
                        <w:jc w:val="center"/>
                        <w:rPr>
                          <w:b/>
                          <w:bCs/>
                          <w:color w:val="0B3C66"/>
                          <w:sz w:val="28"/>
                          <w:szCs w:val="28"/>
                        </w:rPr>
                      </w:pPr>
                      <w:r w:rsidRPr="00675909">
                        <w:rPr>
                          <w:b/>
                          <w:bCs/>
                          <w:color w:val="0B3C66"/>
                          <w:sz w:val="28"/>
                          <w:szCs w:val="28"/>
                        </w:rPr>
                        <w:t>{11}</w:t>
                      </w:r>
                    </w:p>
                    <w:p w14:paraId="67C423C1" w14:textId="2B6E2212" w:rsidR="005473D3" w:rsidRPr="00434ED6" w:rsidRDefault="005473D3" w:rsidP="005473D3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11670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161B020" wp14:editId="28720333">
                <wp:simplePos x="0" y="0"/>
                <wp:positionH relativeFrom="column">
                  <wp:posOffset>4752975</wp:posOffset>
                </wp:positionH>
                <wp:positionV relativeFrom="paragraph">
                  <wp:posOffset>4173855</wp:posOffset>
                </wp:positionV>
                <wp:extent cx="1210310" cy="313055"/>
                <wp:effectExtent l="0" t="0" r="0" b="0"/>
                <wp:wrapSquare wrapText="bothSides"/>
                <wp:docPr id="1938848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13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89A23" w14:textId="485D38DC" w:rsidR="001920F9" w:rsidRPr="00675909" w:rsidRDefault="001920F9" w:rsidP="001920F9">
                            <w:pPr>
                              <w:jc w:val="center"/>
                              <w:rPr>
                                <w:b/>
                                <w:bCs/>
                                <w:color w:val="0B3C66"/>
                                <w:sz w:val="28"/>
                                <w:szCs w:val="28"/>
                              </w:rPr>
                            </w:pPr>
                            <w:r w:rsidRPr="00675909">
                              <w:rPr>
                                <w:b/>
                                <w:bCs/>
                                <w:color w:val="0B3C66"/>
                                <w:sz w:val="28"/>
                                <w:szCs w:val="28"/>
                              </w:rPr>
                              <w:t>{12}</w:t>
                            </w:r>
                          </w:p>
                          <w:p w14:paraId="055592CE" w14:textId="462DFA50" w:rsidR="005473D3" w:rsidRPr="00434ED6" w:rsidRDefault="005473D3" w:rsidP="005473D3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1B020" id="_x0000_s1042" type="#_x0000_t202" style="position:absolute;margin-left:374.25pt;margin-top:328.65pt;width:95.3pt;height:24.6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" filled="f" stroked="f">
                <v:textbox>
                  <w:txbxContent>
                    <w:p w14:paraId="6CE89A23" w14:textId="485D38DC" w:rsidR="001920F9" w:rsidRPr="00675909" w:rsidRDefault="001920F9" w:rsidP="001920F9">
                      <w:pPr>
                        <w:jc w:val="center"/>
                        <w:rPr>
                          <w:b/>
                          <w:bCs/>
                          <w:color w:val="0B3C66"/>
                          <w:sz w:val="28"/>
                          <w:szCs w:val="28"/>
                        </w:rPr>
                      </w:pPr>
                      <w:r w:rsidRPr="00675909">
                        <w:rPr>
                          <w:b/>
                          <w:bCs/>
                          <w:color w:val="0B3C66"/>
                          <w:sz w:val="28"/>
                          <w:szCs w:val="28"/>
                        </w:rPr>
                        <w:t>{12}</w:t>
                      </w:r>
                    </w:p>
                    <w:p w14:paraId="055592CE" w14:textId="462DFA50" w:rsidR="005473D3" w:rsidRPr="00434ED6" w:rsidRDefault="005473D3" w:rsidP="005473D3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AED926" w14:textId="65E7F618" w:rsidR="00E526CE" w:rsidRPr="00E526CE" w:rsidRDefault="00E526CE" w:rsidP="00E526CE">
      <w:pPr>
        <w:tabs>
          <w:tab w:val="left" w:pos="1788"/>
        </w:tabs>
        <w:sectPr w:rsidR="00E526CE" w:rsidRPr="00E526CE" w:rsidSect="00CB2077">
          <w:headerReference w:type="default" r:id="rId22"/>
          <w:footerReference w:type="default" r:id="rId23"/>
          <w:pgSz w:w="11906" w:h="16838" w:code="9"/>
          <w:pgMar w:top="1000" w:right="0" w:bottom="1100" w:left="0" w:header="567" w:footer="205" w:gutter="0"/>
          <w:cols w:space="720"/>
          <w:docGrid w:linePitch="360"/>
        </w:sectPr>
      </w:pPr>
    </w:p>
    <w:p w14:paraId="38049C62" w14:textId="3DECE29C" w:rsidR="00C65FD1" w:rsidRDefault="004B669A" w:rsidP="000321E9">
      <w:pPr>
        <w:ind w:left="72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743232" behindDoc="0" locked="0" layoutInCell="1" allowOverlap="1" wp14:anchorId="39A912FA" wp14:editId="64D8363E">
            <wp:simplePos x="0" y="0"/>
            <wp:positionH relativeFrom="margin">
              <wp:align>right</wp:align>
            </wp:positionH>
            <wp:positionV relativeFrom="paragraph">
              <wp:posOffset>-676496</wp:posOffset>
            </wp:positionV>
            <wp:extent cx="7558098" cy="10740147"/>
            <wp:effectExtent l="0" t="0" r="5080" b="4445"/>
            <wp:wrapNone/>
            <wp:docPr id="4630493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49328" name="Picture 4630493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098" cy="10740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D8A65" w14:textId="35430E4D" w:rsidR="004F1731" w:rsidRDefault="004F1731" w:rsidP="000321E9">
      <w:pPr>
        <w:ind w:left="720"/>
        <w:jc w:val="center"/>
        <w:rPr>
          <w:b/>
          <w:bCs/>
        </w:rPr>
      </w:pPr>
    </w:p>
    <w:p w14:paraId="47B8AACD" w14:textId="43808210" w:rsidR="004A4A98" w:rsidRDefault="004A4A98">
      <w:pPr>
        <w:rPr>
          <w:b/>
          <w:bCs/>
        </w:rPr>
      </w:pPr>
      <w:r>
        <w:rPr>
          <w:b/>
          <w:bCs/>
        </w:rPr>
        <w:br w:type="page"/>
      </w:r>
    </w:p>
    <w:p w14:paraId="1215E73F" w14:textId="77777777" w:rsidR="00F7574A" w:rsidRPr="00F7574A" w:rsidRDefault="00F7574A" w:rsidP="00F7574A">
      <w:pPr>
        <w:pStyle w:val="Strong1"/>
        <w:spacing w:line="276" w:lineRule="auto"/>
        <w:ind w:left="720"/>
        <w:rPr>
          <w:sz w:val="32"/>
          <w:szCs w:val="32"/>
        </w:rPr>
      </w:pPr>
      <w:bookmarkStart w:id="31" w:name="_Toc237005035"/>
      <w:r w:rsidRPr="00F7574A">
        <w:rPr>
          <w:sz w:val="32"/>
          <w:szCs w:val="32"/>
        </w:rPr>
        <w:lastRenderedPageBreak/>
        <w:t>Illustrative list of our projects</w:t>
      </w:r>
      <w:bookmarkEnd w:id="31"/>
    </w:p>
    <w:p w14:paraId="6D5524B7" w14:textId="77777777" w:rsidR="00F7574A" w:rsidRDefault="00F7574A" w:rsidP="00F7574A">
      <w:pPr>
        <w:pStyle w:val="ListParagraph"/>
        <w:spacing w:line="276" w:lineRule="auto"/>
        <w:ind w:left="720"/>
      </w:pPr>
      <w:r w:rsidRPr="00F7574A">
        <w:t>Delivering reliable renewable energy solutions across diverse industries.</w:t>
      </w:r>
    </w:p>
    <w:p w14:paraId="2AFDE0BA" w14:textId="77777777" w:rsidR="00F7574A" w:rsidRDefault="00F7574A" w:rsidP="00F7574A">
      <w:pPr>
        <w:rPr>
          <w:b/>
          <w:bCs/>
        </w:rPr>
      </w:pPr>
    </w:p>
    <w:tbl>
      <w:tblPr>
        <w:tblW w:w="1007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1"/>
        <w:gridCol w:w="2340"/>
        <w:gridCol w:w="2369"/>
        <w:gridCol w:w="1938"/>
      </w:tblGrid>
      <w:tr w:rsidR="005731EC" w14:paraId="55EA8000" w14:textId="77777777" w:rsidTr="00B3167B">
        <w:trPr>
          <w:trHeight w:val="220"/>
          <w:tblHeader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BCAEE1" w14:textId="77777777" w:rsidR="005731EC" w:rsidRDefault="005731EC" w:rsidP="00B3167B">
            <w:r>
              <w:rPr>
                <w:b/>
                <w:bCs/>
                <w:color w:val="FFFFFF"/>
                <w:sz w:val="19"/>
                <w:szCs w:val="19"/>
              </w:rPr>
              <w:t>Company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DC110" w14:textId="77777777" w:rsidR="005731EC" w:rsidRDefault="005731EC" w:rsidP="00B3167B">
            <w:r>
              <w:rPr>
                <w:b/>
                <w:bCs/>
                <w:color w:val="FFFFFF"/>
                <w:sz w:val="19"/>
                <w:szCs w:val="19"/>
              </w:rPr>
              <w:t>Industry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3435B0" w14:textId="77777777" w:rsidR="005731EC" w:rsidRDefault="005731EC" w:rsidP="00B3167B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1F6FB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C8797" w14:textId="77777777" w:rsidR="005731EC" w:rsidRDefault="005731EC" w:rsidP="00B3167B">
            <w:r>
              <w:rPr>
                <w:b/>
                <w:bCs/>
                <w:color w:val="FFFFFF"/>
                <w:sz w:val="19"/>
                <w:szCs w:val="19"/>
              </w:rPr>
              <w:t>Capacity (MWp)</w:t>
            </w:r>
          </w:p>
        </w:tc>
      </w:tr>
      <w:tr w:rsidR="005731EC" w14:paraId="344895E8" w14:textId="77777777" w:rsidTr="005559F5">
        <w:trPr>
          <w:trHeight w:val="242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203D592B" w14:textId="77777777" w:rsidR="005731EC" w:rsidRDefault="005731EC" w:rsidP="00B3167B">
            <w:r>
              <w:t>RSWM Textiles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C927FF0" w14:textId="77777777" w:rsidR="005731EC" w:rsidRDefault="005731EC" w:rsidP="00B3167B">
            <w:r>
              <w:t>Textiles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4B4318AB" w14:textId="77777777" w:rsidR="005731EC" w:rsidRDefault="005731EC" w:rsidP="00B3167B">
            <w:r>
              <w:t>Rajasthan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81622F9" w14:textId="77777777" w:rsidR="005731EC" w:rsidRDefault="005731EC" w:rsidP="00B3167B">
            <w:r>
              <w:t>27.00 MWp</w:t>
            </w:r>
          </w:p>
        </w:tc>
      </w:tr>
      <w:tr w:rsidR="005731EC" w14:paraId="332DAA61" w14:textId="77777777" w:rsidTr="005559F5">
        <w:trPr>
          <w:trHeight w:val="242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5FABAAE3" w14:textId="77777777" w:rsidR="005731EC" w:rsidRDefault="005731EC" w:rsidP="00B3167B">
            <w:r>
              <w:t>UltraTech Cements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57C7BCDA" w14:textId="77777777" w:rsidR="005731EC" w:rsidRDefault="005731EC" w:rsidP="00B3167B">
            <w:r>
              <w:t>Cements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24A4D0BD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1E89875" w14:textId="77777777" w:rsidR="005731EC" w:rsidRDefault="005731EC" w:rsidP="00B3167B">
            <w:r>
              <w:t>12.00 MWp</w:t>
            </w:r>
          </w:p>
        </w:tc>
      </w:tr>
      <w:tr w:rsidR="005731EC" w14:paraId="6F7ED057" w14:textId="77777777" w:rsidTr="005559F5">
        <w:trPr>
          <w:trHeight w:val="242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9EE17F6" w14:textId="77777777" w:rsidR="005731EC" w:rsidRDefault="005731EC" w:rsidP="00B3167B">
            <w:r>
              <w:t>Jindal India Limited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3E1A3892" w14:textId="77777777" w:rsidR="005731EC" w:rsidRDefault="005731EC" w:rsidP="00B3167B">
            <w:r>
              <w:t>Iron &amp; Steel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0EF90ACA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031FA162" w14:textId="77777777" w:rsidR="005731EC" w:rsidRDefault="005731EC" w:rsidP="00B3167B">
            <w:r>
              <w:t>10.32 MWp</w:t>
            </w:r>
          </w:p>
        </w:tc>
      </w:tr>
      <w:tr w:rsidR="005731EC" w14:paraId="262C1D83" w14:textId="77777777" w:rsidTr="005559F5">
        <w:trPr>
          <w:trHeight w:val="242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F0B8C18" w14:textId="77777777" w:rsidR="005731EC" w:rsidRDefault="005731EC" w:rsidP="00B3167B">
            <w:r>
              <w:t>Bharathi Cements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290A7A9E" w14:textId="77777777" w:rsidR="005731EC" w:rsidRDefault="005731EC" w:rsidP="00B3167B">
            <w:r>
              <w:t>Cements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120EC9A8" w14:textId="77777777" w:rsidR="005731EC" w:rsidRDefault="005731EC" w:rsidP="00B3167B">
            <w:r>
              <w:t>Kadapa, AP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5C5AE5BB" w14:textId="77777777" w:rsidR="005731EC" w:rsidRDefault="005731EC" w:rsidP="00B3167B">
            <w:r>
              <w:t>10.00 MWp</w:t>
            </w:r>
          </w:p>
        </w:tc>
      </w:tr>
      <w:tr w:rsidR="005731EC" w14:paraId="50FB1225" w14:textId="77777777" w:rsidTr="005559F5">
        <w:trPr>
          <w:trHeight w:val="242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0574F79F" w14:textId="77777777" w:rsidR="005731EC" w:rsidRDefault="005731EC" w:rsidP="00B3167B">
            <w:r>
              <w:t>Hyundai Motors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34C37BF" w14:textId="77777777" w:rsidR="005731EC" w:rsidRDefault="005731EC" w:rsidP="00B3167B">
            <w:r>
              <w:t>Auto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4E0381F0" w14:textId="77777777" w:rsidR="005731EC" w:rsidRDefault="005731EC" w:rsidP="00B3167B">
            <w:r>
              <w:t>Chennai, TN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79CAF39" w14:textId="77777777" w:rsidR="005731EC" w:rsidRDefault="005731EC" w:rsidP="00B3167B">
            <w:r>
              <w:t>10.00 MWp</w:t>
            </w:r>
          </w:p>
        </w:tc>
      </w:tr>
      <w:tr w:rsidR="005731EC" w14:paraId="63B66823" w14:textId="77777777" w:rsidTr="005559F5">
        <w:trPr>
          <w:trHeight w:val="242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4AF3F9C5" w14:textId="77777777" w:rsidR="005731EC" w:rsidRDefault="005731EC" w:rsidP="00B3167B">
            <w:r>
              <w:t>Kalburgi Cements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0CC1DCBA" w14:textId="77777777" w:rsidR="005731EC" w:rsidRDefault="005731EC" w:rsidP="00B3167B">
            <w:r>
              <w:t>Cements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043D7D1A" w14:textId="77777777" w:rsidR="005731EC" w:rsidRDefault="005731EC" w:rsidP="00B3167B">
            <w:r>
              <w:t>Gulbarga, KA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45F50465" w14:textId="77777777" w:rsidR="005731EC" w:rsidRDefault="005731EC" w:rsidP="00B3167B">
            <w:r>
              <w:t>8.50 MWp</w:t>
            </w:r>
          </w:p>
        </w:tc>
      </w:tr>
      <w:tr w:rsidR="005731EC" w14:paraId="7F98BD76" w14:textId="77777777" w:rsidTr="005559F5">
        <w:trPr>
          <w:trHeight w:val="242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7C5F18F" w14:textId="77777777" w:rsidR="005731EC" w:rsidRDefault="005731EC" w:rsidP="00B3167B">
            <w:r>
              <w:t>D-Mart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2FD0FBE7" w14:textId="77777777" w:rsidR="005731EC" w:rsidRDefault="005731EC" w:rsidP="00B3167B">
            <w:r>
              <w:t>Retail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F5C978B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1E2EAC67" w14:textId="77777777" w:rsidR="005731EC" w:rsidRDefault="005731EC" w:rsidP="00B3167B">
            <w:r>
              <w:t>8.60 MWp</w:t>
            </w:r>
          </w:p>
        </w:tc>
      </w:tr>
      <w:tr w:rsidR="005731EC" w14:paraId="20963CFC" w14:textId="77777777" w:rsidTr="005559F5">
        <w:trPr>
          <w:trHeight w:val="264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21A9541A" w14:textId="77777777" w:rsidR="005731EC" w:rsidRDefault="005731EC" w:rsidP="00B3167B">
            <w:proofErr w:type="spellStart"/>
            <w:r>
              <w:t>Sintex</w:t>
            </w:r>
            <w:proofErr w:type="spellEnd"/>
            <w:r>
              <w:t xml:space="preserve"> Industries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80C2336" w14:textId="77777777" w:rsidR="005731EC" w:rsidRDefault="005731EC" w:rsidP="00B3167B">
            <w:r>
              <w:t>Plastics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04AFD08C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7E03D22" w14:textId="77777777" w:rsidR="005731EC" w:rsidRDefault="005731EC" w:rsidP="00B3167B">
            <w:r>
              <w:t>6.25 MWp</w:t>
            </w:r>
          </w:p>
        </w:tc>
      </w:tr>
      <w:tr w:rsidR="005731EC" w14:paraId="3CC0FC2C" w14:textId="77777777" w:rsidTr="005559F5">
        <w:trPr>
          <w:trHeight w:val="264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3EAE5E26" w14:textId="77777777" w:rsidR="005731EC" w:rsidRDefault="005731EC" w:rsidP="00B3167B">
            <w:r>
              <w:t>Bridgestone India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425EA009" w14:textId="77777777" w:rsidR="005731EC" w:rsidRDefault="005731EC" w:rsidP="00B3167B">
            <w:r>
              <w:t>Tyres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432E5701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3CCA41E" w14:textId="77777777" w:rsidR="005731EC" w:rsidRDefault="005731EC" w:rsidP="00B3167B">
            <w:r>
              <w:t>5.72 MWp</w:t>
            </w:r>
          </w:p>
        </w:tc>
      </w:tr>
      <w:tr w:rsidR="005731EC" w14:paraId="7191C2B4" w14:textId="77777777" w:rsidTr="005559F5">
        <w:trPr>
          <w:trHeight w:val="264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529705B1" w14:textId="77777777" w:rsidR="005731EC" w:rsidRDefault="005731EC" w:rsidP="00B3167B">
            <w:r>
              <w:t>Hindustan Unilever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06C22BC0" w14:textId="77777777" w:rsidR="005731EC" w:rsidRDefault="005731EC" w:rsidP="00B3167B">
            <w:r>
              <w:t>FMCG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2150D0F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5CA2EE03" w14:textId="77777777" w:rsidR="005731EC" w:rsidRDefault="005731EC" w:rsidP="00B3167B">
            <w:r>
              <w:t>5.35 MWp</w:t>
            </w:r>
          </w:p>
        </w:tc>
      </w:tr>
      <w:tr w:rsidR="005731EC" w14:paraId="109824B8" w14:textId="77777777" w:rsidTr="005559F5">
        <w:trPr>
          <w:trHeight w:val="264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FE75684" w14:textId="77777777" w:rsidR="005731EC" w:rsidRDefault="005731EC" w:rsidP="00B3167B">
            <w:r>
              <w:t>Dr. Reddy's Laboratories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8EF1224" w14:textId="77777777" w:rsidR="005731EC" w:rsidRDefault="005731EC" w:rsidP="00B3167B">
            <w:r>
              <w:t>Pharma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3697E996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CE8F8A7" w14:textId="77777777" w:rsidR="005731EC" w:rsidRDefault="005731EC" w:rsidP="00B3167B">
            <w:r>
              <w:t>5.30 MWp</w:t>
            </w:r>
          </w:p>
        </w:tc>
      </w:tr>
      <w:tr w:rsidR="005731EC" w14:paraId="21378787" w14:textId="77777777" w:rsidTr="005559F5">
        <w:trPr>
          <w:trHeight w:val="264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37C558AC" w14:textId="77777777" w:rsidR="005731EC" w:rsidRDefault="005731EC" w:rsidP="00B3167B">
            <w:proofErr w:type="spellStart"/>
            <w:r>
              <w:t>Chettinad</w:t>
            </w:r>
            <w:proofErr w:type="spellEnd"/>
            <w:r>
              <w:t xml:space="preserve"> Cements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28E7904F" w14:textId="77777777" w:rsidR="005731EC" w:rsidRDefault="005731EC" w:rsidP="00B3167B">
            <w:r>
              <w:t>Cements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5697E7A9" w14:textId="77777777" w:rsidR="005731EC" w:rsidRDefault="005731EC" w:rsidP="00B3167B">
            <w:r>
              <w:t>Solapur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1C9F2ABE" w14:textId="77777777" w:rsidR="005731EC" w:rsidRDefault="005731EC" w:rsidP="00B3167B">
            <w:r>
              <w:t>3.915 MWp</w:t>
            </w:r>
          </w:p>
        </w:tc>
      </w:tr>
      <w:tr w:rsidR="005731EC" w14:paraId="633E8C41" w14:textId="77777777" w:rsidTr="005559F5">
        <w:trPr>
          <w:trHeight w:val="264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A570AFA" w14:textId="77777777" w:rsidR="005731EC" w:rsidRDefault="005731EC" w:rsidP="00B3167B">
            <w:r>
              <w:t>Tata Consultancy Services (TCS)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284CF6DB" w14:textId="77777777" w:rsidR="005731EC" w:rsidRDefault="005731EC" w:rsidP="00B3167B">
            <w:r>
              <w:t>IT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2BA707D3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41E40271" w14:textId="77777777" w:rsidR="005731EC" w:rsidRDefault="005731EC" w:rsidP="00B3167B">
            <w:r>
              <w:t>3.84 MWp</w:t>
            </w:r>
          </w:p>
        </w:tc>
      </w:tr>
      <w:tr w:rsidR="005731EC" w14:paraId="37CE112C" w14:textId="77777777" w:rsidTr="005559F5">
        <w:trPr>
          <w:trHeight w:val="264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1978655" w14:textId="77777777" w:rsidR="005731EC" w:rsidRDefault="005731EC" w:rsidP="00B3167B">
            <w:proofErr w:type="spellStart"/>
            <w:r>
              <w:t>Nilkamal</w:t>
            </w:r>
            <w:proofErr w:type="spellEnd"/>
            <w:r>
              <w:t xml:space="preserve"> Plastics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5D095A39" w14:textId="77777777" w:rsidR="005731EC" w:rsidRDefault="005731EC" w:rsidP="00B3167B">
            <w:r>
              <w:t>Plastics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4AD7138C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3815CFB4" w14:textId="77777777" w:rsidR="005731EC" w:rsidRDefault="005731EC" w:rsidP="00B3167B">
            <w:r>
              <w:t>3.60 MWp</w:t>
            </w:r>
          </w:p>
        </w:tc>
      </w:tr>
      <w:tr w:rsidR="005731EC" w14:paraId="43607FBA" w14:textId="77777777" w:rsidTr="005559F5">
        <w:trPr>
          <w:trHeight w:val="264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7758439" w14:textId="77777777" w:rsidR="005731EC" w:rsidRDefault="005731EC" w:rsidP="00B3167B">
            <w:r>
              <w:t>Walmart India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725E643B" w14:textId="77777777" w:rsidR="005731EC" w:rsidRDefault="005731EC" w:rsidP="00B3167B">
            <w:r>
              <w:t>Retails</w:t>
            </w: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2A38306F" w14:textId="77777777" w:rsidR="005731EC" w:rsidRDefault="005731EC" w:rsidP="00B3167B">
            <w:r>
              <w:t>Pan India</w:t>
            </w: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48A6D5AF" w14:textId="77777777" w:rsidR="005731EC" w:rsidRDefault="005731EC" w:rsidP="00B3167B">
            <w:r>
              <w:t>3.56 MWp</w:t>
            </w:r>
          </w:p>
        </w:tc>
      </w:tr>
      <w:tr w:rsidR="005731EC" w:rsidRPr="005559F5" w14:paraId="5185E9E1" w14:textId="77777777" w:rsidTr="005559F5">
        <w:trPr>
          <w:trHeight w:val="264"/>
        </w:trPr>
        <w:tc>
          <w:tcPr>
            <w:tcW w:w="3431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810E4A6" w14:textId="77777777" w:rsidR="005731EC" w:rsidRPr="005559F5" w:rsidRDefault="005731EC" w:rsidP="00B3167B">
            <w:pPr>
              <w:rPr>
                <w:b/>
                <w:bCs/>
              </w:rPr>
            </w:pPr>
            <w:r w:rsidRPr="005559F5">
              <w:rPr>
                <w:b/>
                <w:bCs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6B20AB97" w14:textId="77777777" w:rsidR="005731EC" w:rsidRPr="005559F5" w:rsidRDefault="005731EC" w:rsidP="00B3167B">
            <w:pPr>
              <w:rPr>
                <w:b/>
                <w:bCs/>
              </w:rPr>
            </w:pPr>
          </w:p>
        </w:tc>
        <w:tc>
          <w:tcPr>
            <w:tcW w:w="2369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5F63A049" w14:textId="77777777" w:rsidR="005731EC" w:rsidRPr="005559F5" w:rsidRDefault="005731EC" w:rsidP="00B3167B">
            <w:pPr>
              <w:rPr>
                <w:b/>
                <w:bCs/>
              </w:rPr>
            </w:pPr>
          </w:p>
        </w:tc>
        <w:tc>
          <w:tcPr>
            <w:tcW w:w="1938" w:type="dxa"/>
            <w:tcBorders>
              <w:top w:val="single" w:sz="4" w:space="0" w:color="C9D6E0"/>
              <w:left w:val="single" w:sz="4" w:space="0" w:color="C9D6E0"/>
              <w:bottom w:val="single" w:sz="4" w:space="0" w:color="C9D6E0"/>
              <w:right w:val="single" w:sz="4" w:space="0" w:color="C9D6E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  <w:vAlign w:val="bottom"/>
          </w:tcPr>
          <w:p w14:paraId="0C090809" w14:textId="77777777" w:rsidR="005731EC" w:rsidRPr="005559F5" w:rsidRDefault="005731EC" w:rsidP="00B3167B">
            <w:pPr>
              <w:rPr>
                <w:b/>
                <w:bCs/>
              </w:rPr>
            </w:pPr>
            <w:r w:rsidRPr="005559F5">
              <w:rPr>
                <w:b/>
                <w:bCs/>
              </w:rPr>
              <w:t>500+ MWp</w:t>
            </w:r>
          </w:p>
        </w:tc>
      </w:tr>
    </w:tbl>
    <w:p w14:paraId="00C1C480" w14:textId="77777777" w:rsidR="00EE5AA4" w:rsidRPr="005559F5" w:rsidRDefault="00F7574A" w:rsidP="00F7574A">
      <w:pPr>
        <w:ind w:left="426" w:hanging="426"/>
        <w:rPr>
          <w:b/>
          <w:bCs/>
        </w:rPr>
        <w:sectPr w:rsidR="00EE5AA4" w:rsidRPr="005559F5" w:rsidSect="00F87C6B">
          <w:headerReference w:type="default" r:id="rId25"/>
          <w:footerReference w:type="default" r:id="rId26"/>
          <w:pgSz w:w="11906" w:h="16838" w:code="9"/>
          <w:pgMar w:top="1000" w:right="0" w:bottom="1100" w:left="0" w:header="567" w:footer="708" w:gutter="0"/>
          <w:cols w:space="720"/>
          <w:docGrid w:linePitch="360"/>
        </w:sectPr>
      </w:pPr>
      <w:r w:rsidRPr="005559F5">
        <w:rPr>
          <w:b/>
          <w:bCs/>
        </w:rPr>
        <w:br w:type="page"/>
      </w:r>
    </w:p>
    <w:p w14:paraId="51B060FA" w14:textId="076F1C17" w:rsidR="00F7574A" w:rsidRDefault="00EE5AA4" w:rsidP="00F7574A">
      <w:pPr>
        <w:ind w:left="426" w:hanging="426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6188" behindDoc="0" locked="0" layoutInCell="1" allowOverlap="1" wp14:anchorId="50B17AF4" wp14:editId="78683C3C">
            <wp:simplePos x="0" y="0"/>
            <wp:positionH relativeFrom="margin">
              <wp:posOffset>156210</wp:posOffset>
            </wp:positionH>
            <wp:positionV relativeFrom="paragraph">
              <wp:posOffset>-271430</wp:posOffset>
            </wp:positionV>
            <wp:extent cx="6236069" cy="695684"/>
            <wp:effectExtent l="0" t="0" r="0" b="9525"/>
            <wp:wrapNone/>
            <wp:docPr id="20453261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6158" name="Picture 2045326158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5" b="85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069" cy="6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D1D514" w14:textId="5397F3C1" w:rsidR="00216A5B" w:rsidRPr="00216A5B" w:rsidRDefault="00216A5B" w:rsidP="00216A5B">
      <w:pPr>
        <w:ind w:left="720"/>
        <w:jc w:val="center"/>
        <w:rPr>
          <w:b/>
          <w:bCs/>
        </w:rPr>
      </w:pPr>
    </w:p>
    <w:p w14:paraId="6D51D025" w14:textId="5F5F6377" w:rsidR="004F1731" w:rsidRDefault="004F1731" w:rsidP="000321E9">
      <w:pPr>
        <w:ind w:left="720"/>
        <w:jc w:val="center"/>
        <w:rPr>
          <w:b/>
          <w:bCs/>
        </w:rPr>
      </w:pPr>
    </w:p>
    <w:tbl>
      <w:tblPr>
        <w:tblpPr w:leftFromText="180" w:rightFromText="180" w:vertAnchor="page" w:horzAnchor="margin" w:tblpXSpec="center" w:tblpY="12960"/>
        <w:tblW w:w="10080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</w:tblBorders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10080"/>
      </w:tblGrid>
      <w:tr w:rsidR="00216A5B" w:rsidRPr="00787454" w14:paraId="74F1F9F4" w14:textId="77777777" w:rsidTr="00787454">
        <w:tc>
          <w:tcPr>
            <w:tcW w:w="10080" w:type="dxa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5C961851" w14:textId="7FA51BCB" w:rsidR="00216A5B" w:rsidRPr="00787454" w:rsidRDefault="00AD3FAD" w:rsidP="00216A5B">
            <w:pPr>
              <w:spacing w:after="60" w:line="27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87454">
              <w:rPr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2EAB9BFF" wp14:editId="34FD3EC4">
                      <wp:simplePos x="0" y="0"/>
                      <wp:positionH relativeFrom="column">
                        <wp:posOffset>-817880</wp:posOffset>
                      </wp:positionH>
                      <wp:positionV relativeFrom="paragraph">
                        <wp:posOffset>-569113</wp:posOffset>
                      </wp:positionV>
                      <wp:extent cx="7619966" cy="3047833"/>
                      <wp:effectExtent l="0" t="0" r="19685" b="19685"/>
                      <wp:wrapNone/>
                      <wp:docPr id="1348510457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19966" cy="30478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3C66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B54FF4" id="Rectangle 21" o:spid="_x0000_s1026" style="position:absolute;margin-left:-64.4pt;margin-top:-44.8pt;width:600pt;height:240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" fillcolor="#0b3c66" strokecolor="#030e13 [484]" strokeweight="1.5pt"/>
                  </w:pict>
                </mc:Fallback>
              </mc:AlternateContent>
            </w:r>
            <w:r w:rsidR="00216A5B" w:rsidRPr="00787454">
              <w:rPr>
                <w:rFonts w:ascii="Stack Sans Text SemiBold" w:hAnsi="Stack Sans Text SemiBold"/>
                <w:noProof/>
                <w:color w:val="FFFFFF" w:themeColor="background1"/>
                <w:sz w:val="28"/>
                <w:szCs w:val="28"/>
              </w:rPr>
              <w:drawing>
                <wp:anchor distT="0" distB="0" distL="114300" distR="114300" simplePos="0" relativeHeight="251734016" behindDoc="0" locked="0" layoutInCell="1" allowOverlap="1" wp14:anchorId="020EF9C9" wp14:editId="4CB26606">
                  <wp:simplePos x="0" y="0"/>
                  <wp:positionH relativeFrom="column">
                    <wp:posOffset>5565231</wp:posOffset>
                  </wp:positionH>
                  <wp:positionV relativeFrom="paragraph">
                    <wp:posOffset>-39370</wp:posOffset>
                  </wp:positionV>
                  <wp:extent cx="489741" cy="754202"/>
                  <wp:effectExtent l="0" t="0" r="5715" b="8255"/>
                  <wp:wrapNone/>
                  <wp:docPr id="131099828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567" cy="7585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16A5B" w:rsidRPr="00787454">
              <w:rPr>
                <w:b/>
                <w:bCs/>
                <w:color w:val="FFFFFF" w:themeColor="background1"/>
                <w:sz w:val="28"/>
                <w:szCs w:val="28"/>
              </w:rPr>
              <w:t>FOURTH PARTNER ENERGY PRIVATE LIMITED</w:t>
            </w:r>
          </w:p>
          <w:p w14:paraId="052FD171" w14:textId="1E9D7CBF" w:rsidR="00216A5B" w:rsidRPr="00787454" w:rsidRDefault="00216A5B" w:rsidP="00216A5B">
            <w:pPr>
              <w:spacing w:after="50"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787454">
              <w:rPr>
                <w:b/>
                <w:bCs/>
                <w:color w:val="FFFFFF" w:themeColor="background1"/>
                <w:sz w:val="22"/>
                <w:szCs w:val="22"/>
              </w:rPr>
              <w:t xml:space="preserve">No. N46, Fourth Partner House, HMT Nagar, </w:t>
            </w:r>
            <w:proofErr w:type="spellStart"/>
            <w:r w:rsidRPr="00787454">
              <w:rPr>
                <w:b/>
                <w:bCs/>
                <w:color w:val="FFFFFF" w:themeColor="background1"/>
                <w:sz w:val="22"/>
                <w:szCs w:val="22"/>
              </w:rPr>
              <w:t>Nacharam</w:t>
            </w:r>
            <w:proofErr w:type="spellEnd"/>
            <w:r w:rsidRPr="00787454">
              <w:rPr>
                <w:b/>
                <w:bCs/>
                <w:color w:val="FFFFFF" w:themeColor="background1"/>
                <w:sz w:val="22"/>
                <w:szCs w:val="22"/>
              </w:rPr>
              <w:t>,</w:t>
            </w:r>
          </w:p>
          <w:p w14:paraId="168292C0" w14:textId="45F185BE" w:rsidR="00216A5B" w:rsidRPr="00787454" w:rsidRDefault="00216A5B" w:rsidP="00216A5B">
            <w:pPr>
              <w:spacing w:after="50" w:line="276" w:lineRule="auto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787454">
              <w:rPr>
                <w:b/>
                <w:bCs/>
                <w:color w:val="FFFFFF" w:themeColor="background1"/>
                <w:sz w:val="22"/>
                <w:szCs w:val="22"/>
              </w:rPr>
              <w:t>Hyderabad, Telangana 500076</w:t>
            </w:r>
          </w:p>
          <w:p w14:paraId="2A449A28" w14:textId="37CDCE2E" w:rsidR="00216A5B" w:rsidRPr="00787454" w:rsidRDefault="00216A5B" w:rsidP="00216A5B">
            <w:pPr>
              <w:spacing w:after="50" w:line="276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4DAB22C" w14:textId="095B6727" w:rsidR="00216A5B" w:rsidRPr="00787454" w:rsidRDefault="00216A5B" w:rsidP="00216A5B">
            <w:pPr>
              <w:spacing w:line="276" w:lineRule="auto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87454">
              <w:rPr>
                <w:b/>
                <w:bCs/>
                <w:color w:val="FFFFFF" w:themeColor="background1"/>
                <w:sz w:val="24"/>
                <w:szCs w:val="24"/>
              </w:rPr>
              <w:t>1800 3000 1345   |   www.fourthpartner.co   |   marketing@fourthpartner.co</w:t>
            </w:r>
          </w:p>
        </w:tc>
      </w:tr>
    </w:tbl>
    <w:p w14:paraId="1C64A54C" w14:textId="6977C443" w:rsidR="004F1731" w:rsidRDefault="00EE5AA4" w:rsidP="000321E9">
      <w:pPr>
        <w:ind w:left="720"/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731968" behindDoc="0" locked="0" layoutInCell="1" allowOverlap="1" wp14:anchorId="4A90CC4E" wp14:editId="5EA41C8D">
            <wp:simplePos x="0" y="0"/>
            <wp:positionH relativeFrom="column">
              <wp:posOffset>935990</wp:posOffset>
            </wp:positionH>
            <wp:positionV relativeFrom="paragraph">
              <wp:posOffset>17692</wp:posOffset>
            </wp:positionV>
            <wp:extent cx="5754370" cy="2724150"/>
            <wp:effectExtent l="0" t="0" r="0" b="0"/>
            <wp:wrapNone/>
            <wp:docPr id="960844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4439" name="Picture 9608443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446F5" w14:textId="3910AD4C" w:rsidR="004F1731" w:rsidRDefault="004F1731" w:rsidP="000321E9">
      <w:pPr>
        <w:ind w:left="720"/>
        <w:jc w:val="center"/>
        <w:rPr>
          <w:b/>
          <w:bCs/>
        </w:rPr>
      </w:pPr>
    </w:p>
    <w:p w14:paraId="6A637200" w14:textId="6CF30F9B" w:rsidR="004F1731" w:rsidRPr="00F364C8" w:rsidRDefault="004F1731" w:rsidP="000321E9">
      <w:pPr>
        <w:ind w:left="720"/>
        <w:jc w:val="center"/>
        <w:rPr>
          <w:b/>
          <w:bCs/>
        </w:rPr>
      </w:pPr>
    </w:p>
    <w:p w14:paraId="4B20F72A" w14:textId="47E700A6" w:rsidR="00216A5B" w:rsidRDefault="00216A5B" w:rsidP="000321E9">
      <w:pPr>
        <w:ind w:left="720"/>
        <w:rPr>
          <w:b/>
          <w:bCs/>
          <w:noProof/>
        </w:rPr>
      </w:pPr>
    </w:p>
    <w:p w14:paraId="0D52F113" w14:textId="17B1A66E" w:rsidR="00216A5B" w:rsidRDefault="00216A5B" w:rsidP="000321E9">
      <w:pPr>
        <w:ind w:left="720"/>
        <w:rPr>
          <w:b/>
          <w:bCs/>
          <w:noProof/>
        </w:rPr>
      </w:pPr>
    </w:p>
    <w:p w14:paraId="79EB9A92" w14:textId="171E4761" w:rsidR="00A80425" w:rsidRPr="00F364C8" w:rsidRDefault="007735D3" w:rsidP="000321E9">
      <w:pPr>
        <w:ind w:left="7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3E0A974F" wp14:editId="7B64E7B0">
            <wp:simplePos x="0" y="0"/>
            <wp:positionH relativeFrom="margin">
              <wp:posOffset>3311525</wp:posOffset>
            </wp:positionH>
            <wp:positionV relativeFrom="paragraph">
              <wp:posOffset>8177530</wp:posOffset>
            </wp:positionV>
            <wp:extent cx="937260" cy="624840"/>
            <wp:effectExtent l="0" t="0" r="0" b="3810"/>
            <wp:wrapNone/>
            <wp:docPr id="5484804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A5B">
        <w:rPr>
          <w:b/>
          <w:bCs/>
          <w:noProof/>
        </w:rPr>
        <w:drawing>
          <wp:anchor distT="0" distB="0" distL="114300" distR="114300" simplePos="0" relativeHeight="251728896" behindDoc="1" locked="0" layoutInCell="1" allowOverlap="1" wp14:anchorId="0ACA590B" wp14:editId="16432E4A">
            <wp:simplePos x="0" y="0"/>
            <wp:positionH relativeFrom="margin">
              <wp:posOffset>897467</wp:posOffset>
            </wp:positionH>
            <wp:positionV relativeFrom="paragraph">
              <wp:posOffset>2244513</wp:posOffset>
            </wp:positionV>
            <wp:extent cx="5232400" cy="3454501"/>
            <wp:effectExtent l="0" t="0" r="6350" b="0"/>
            <wp:wrapNone/>
            <wp:docPr id="7935130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6158" name="Picture 2045326158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21" b="21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454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80425" w:rsidRPr="00F364C8" w:rsidSect="00F87C6B">
      <w:headerReference w:type="default" r:id="rId32"/>
      <w:pgSz w:w="11906" w:h="16838" w:code="9"/>
      <w:pgMar w:top="1000" w:right="0" w:bottom="1100" w:left="0" w:header="56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CB61F" w14:textId="77777777" w:rsidR="00E914A3" w:rsidRDefault="00E914A3">
      <w:r>
        <w:separator/>
      </w:r>
    </w:p>
  </w:endnote>
  <w:endnote w:type="continuationSeparator" w:id="0">
    <w:p w14:paraId="0DBB1928" w14:textId="77777777" w:rsidR="00E914A3" w:rsidRDefault="00E9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ack Sans Text SemiBold">
    <w:panose1 w:val="00000000000000000000"/>
    <w:charset w:val="00"/>
    <w:family w:val="auto"/>
    <w:pitch w:val="variable"/>
    <w:sig w:usb0="A100007F" w:usb1="0000007B" w:usb2="00000000" w:usb3="00000000" w:csb0="00000093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Poppins">
    <w:panose1 w:val="00000800000000000000"/>
    <w:charset w:val="00"/>
    <w:family w:val="auto"/>
    <w:pitch w:val="variable"/>
    <w:sig w:usb0="00008007" w:usb1="00000000" w:usb2="00000000" w:usb3="00000000" w:csb0="00000093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EE4A" w14:textId="708A59C2" w:rsidR="00CB2077" w:rsidRDefault="00CB2077" w:rsidP="00CB2077">
    <w:pPr>
      <w:pStyle w:val="Footer"/>
      <w:pBdr>
        <w:bottom w:val="single" w:sz="6" w:space="1" w:color="auto"/>
      </w:pBdr>
      <w:ind w:firstLine="284"/>
      <w:rPr>
        <w:sz w:val="15"/>
        <w:szCs w:val="15"/>
      </w:rPr>
    </w:pPr>
  </w:p>
  <w:p w14:paraId="46C51FEC" w14:textId="119EDAEE" w:rsidR="00CB2077" w:rsidRPr="00CB2077" w:rsidRDefault="00CB2077" w:rsidP="00CB2077">
    <w:pPr>
      <w:pBdr>
        <w:top w:val="single" w:sz="6" w:space="11" w:color="C9D6E0"/>
      </w:pBdr>
      <w:tabs>
        <w:tab w:val="right" w:pos="9360"/>
      </w:tabs>
      <w:ind w:left="426"/>
    </w:pPr>
    <w:r>
      <w:rPr>
        <w:color w:val="5A6B78"/>
        <w:sz w:val="15"/>
        <w:szCs w:val="15"/>
      </w:rPr>
      <w:t xml:space="preserve"> </w:t>
    </w:r>
    <w:r w:rsidRPr="00CB2077">
      <w:rPr>
        <w:color w:val="5A6B78"/>
        <w:sz w:val="15"/>
        <w:szCs w:val="15"/>
      </w:rPr>
      <w:t>Confidential | © 2026 Fourth Partner Energy Private. Ltd. | www.fourthpartner.co</w:t>
    </w:r>
    <w:r w:rsidRPr="00CB2077">
      <w:rPr>
        <w:sz w:val="15"/>
        <w:szCs w:val="15"/>
      </w:rPr>
      <w:t xml:space="preserve"> </w:t>
    </w:r>
    <w:r>
      <w:rPr>
        <w:sz w:val="15"/>
        <w:szCs w:val="15"/>
      </w:rPr>
      <w:tab/>
    </w:r>
    <w:r>
      <w:rPr>
        <w:sz w:val="15"/>
        <w:szCs w:val="15"/>
      </w:rPr>
      <w:tab/>
    </w:r>
    <w:r>
      <w:rPr>
        <w:sz w:val="15"/>
        <w:szCs w:val="15"/>
      </w:rPr>
      <w:tab/>
    </w:r>
    <w:r>
      <w:rPr>
        <w:color w:val="5A6B78"/>
        <w:sz w:val="15"/>
        <w:szCs w:val="15"/>
      </w:rPr>
      <w:t xml:space="preserve">Page </w:t>
    </w:r>
    <w:r>
      <w:rPr>
        <w:color w:val="5A6B78"/>
        <w:sz w:val="15"/>
        <w:szCs w:val="15"/>
      </w:rPr>
      <w:fldChar w:fldCharType="begin"/>
    </w:r>
    <w:r>
      <w:rPr>
        <w:color w:val="5A6B78"/>
        <w:sz w:val="15"/>
        <w:szCs w:val="15"/>
      </w:rPr>
      <w:instrText>PAGE</w:instrText>
    </w:r>
    <w:r>
      <w:rPr>
        <w:color w:val="5A6B78"/>
        <w:sz w:val="15"/>
        <w:szCs w:val="15"/>
      </w:rPr>
      <w:fldChar w:fldCharType="separate"/>
    </w:r>
    <w:r>
      <w:rPr>
        <w:color w:val="5A6B78"/>
        <w:sz w:val="15"/>
        <w:szCs w:val="15"/>
      </w:rPr>
      <w:t>3</w:t>
    </w:r>
    <w:r>
      <w:rPr>
        <w:color w:val="5A6B78"/>
        <w:sz w:val="15"/>
        <w:szCs w:val="15"/>
      </w:rPr>
      <w:fldChar w:fldCharType="end"/>
    </w:r>
    <w:r>
      <w:rPr>
        <w:color w:val="5A6B78"/>
        <w:sz w:val="15"/>
        <w:szCs w:val="15"/>
      </w:rPr>
      <w:t xml:space="preserve"> of </w:t>
    </w:r>
    <w:r>
      <w:rPr>
        <w:color w:val="5A6B78"/>
        <w:sz w:val="15"/>
        <w:szCs w:val="15"/>
      </w:rPr>
      <w:fldChar w:fldCharType="begin"/>
    </w:r>
    <w:r>
      <w:rPr>
        <w:color w:val="5A6B78"/>
        <w:sz w:val="15"/>
        <w:szCs w:val="15"/>
      </w:rPr>
      <w:instrText>NUMPAGES</w:instrText>
    </w:r>
    <w:r>
      <w:rPr>
        <w:color w:val="5A6B78"/>
        <w:sz w:val="15"/>
        <w:szCs w:val="15"/>
      </w:rPr>
      <w:fldChar w:fldCharType="separate"/>
    </w:r>
    <w:r>
      <w:rPr>
        <w:color w:val="5A6B78"/>
        <w:sz w:val="15"/>
        <w:szCs w:val="15"/>
      </w:rPr>
      <w:t>16</w:t>
    </w:r>
    <w:r>
      <w:rPr>
        <w:color w:val="5A6B78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1576D" w14:textId="77777777" w:rsidR="005F0A01" w:rsidRPr="005F0A01" w:rsidRDefault="005F0A01" w:rsidP="005F0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2E31" w14:textId="77777777" w:rsidR="00E914A3" w:rsidRDefault="00E914A3">
      <w:r>
        <w:separator/>
      </w:r>
    </w:p>
  </w:footnote>
  <w:footnote w:type="continuationSeparator" w:id="0">
    <w:p w14:paraId="77A597BF" w14:textId="77777777" w:rsidR="00E914A3" w:rsidRDefault="00E91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2DCE" w14:textId="19B9A9C0" w:rsidR="002C6C92" w:rsidRDefault="003E13BD" w:rsidP="003E13BD">
    <w:pPr>
      <w:pStyle w:val="Header"/>
      <w:pBdr>
        <w:bottom w:val="single" w:sz="6" w:space="0" w:color="auto"/>
      </w:pBdr>
      <w:rPr>
        <w:noProof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2D1DFD28" wp14:editId="4BC12C8B">
          <wp:simplePos x="0" y="0"/>
          <wp:positionH relativeFrom="page">
            <wp:posOffset>6697133</wp:posOffset>
          </wp:positionH>
          <wp:positionV relativeFrom="paragraph">
            <wp:posOffset>-231443</wp:posOffset>
          </wp:positionV>
          <wp:extent cx="795020" cy="466992"/>
          <wp:effectExtent l="0" t="0" r="5080" b="9525"/>
          <wp:wrapNone/>
          <wp:docPr id="119905920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11889"/>
                  <a:stretch>
                    <a:fillRect/>
                  </a:stretch>
                </pic:blipFill>
                <pic:spPr bwMode="auto">
                  <a:xfrm>
                    <a:off x="0" y="0"/>
                    <a:ext cx="796884" cy="46808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67D607B1" wp14:editId="402ED2EE">
              <wp:simplePos x="0" y="0"/>
              <wp:positionH relativeFrom="column">
                <wp:posOffset>219710</wp:posOffset>
              </wp:positionH>
              <wp:positionV relativeFrom="paragraph">
                <wp:posOffset>-21590</wp:posOffset>
              </wp:positionV>
              <wp:extent cx="4013200" cy="1404620"/>
              <wp:effectExtent l="0" t="0" r="0" b="1270"/>
              <wp:wrapNone/>
              <wp:docPr id="73660844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F02294" w14:textId="6A3E8897" w:rsidR="003E13BD" w:rsidRPr="00CB2077" w:rsidRDefault="003E13BD">
                          <w:pPr>
                            <w:rPr>
                              <w:color w:val="5A6B78"/>
                              <w:sz w:val="15"/>
                              <w:szCs w:val="15"/>
                            </w:rPr>
                          </w:pPr>
                          <w:r w:rsidRPr="00CB2077">
                            <w:rPr>
                              <w:color w:val="5A6B78"/>
                              <w:sz w:val="15"/>
                              <w:szCs w:val="15"/>
                            </w:rPr>
                            <w:t xml:space="preserve">Fourth Partner Energy · Solar CAPEX Proposal ·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7D607B1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17.3pt;margin-top:-1.7pt;width:316pt;height:110.6pt;z-index:-251645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" filled="f" stroked="f">
              <v:textbox style="mso-fit-shape-to-text:t">
                <w:txbxContent>
                  <w:p w14:paraId="76F02294" w14:textId="6A3E8897" w:rsidR="003E13BD" w:rsidRPr="00CB2077" w:rsidRDefault="003E13BD">
                    <w:pPr>
                      <w:rPr>
                        <w:color w:val="5A6B78"/>
                        <w:sz w:val="15"/>
                        <w:szCs w:val="15"/>
                      </w:rPr>
                    </w:pPr>
                    <w:r w:rsidRPr="00CB2077">
                      <w:rPr>
                        <w:color w:val="5A6B78"/>
                        <w:sz w:val="15"/>
                        <w:szCs w:val="15"/>
                      </w:rPr>
                      <w:t xml:space="preserve">Fourth Partner Energy · Solar CAPEX Proposal ·  </w:t>
                    </w:r>
                  </w:p>
                </w:txbxContent>
              </v:textbox>
            </v:shape>
          </w:pict>
        </mc:Fallback>
      </mc:AlternateContent>
    </w:r>
  </w:p>
  <w:p w14:paraId="1A0D836E" w14:textId="52109EFE" w:rsidR="00CB2077" w:rsidRDefault="002C6C92" w:rsidP="003E13BD">
    <w:pPr>
      <w:pStyle w:val="Header"/>
      <w:pBdr>
        <w:bottom w:val="single" w:sz="6" w:space="0" w:color="auto"/>
      </w:pBdr>
    </w:pPr>
    <w:r>
      <w:t xml:space="preserve">        </w:t>
    </w:r>
  </w:p>
  <w:p w14:paraId="22443124" w14:textId="77777777" w:rsidR="002C6C92" w:rsidRPr="00C834F1" w:rsidRDefault="002C6C92" w:rsidP="00C83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6F01" w14:textId="561A2DC0" w:rsidR="004A4A98" w:rsidRPr="004A4A98" w:rsidRDefault="00C6111F" w:rsidP="004A4A98">
    <w:pPr>
      <w:pStyle w:val="Header"/>
    </w:pPr>
    <w:r w:rsidRPr="006E172D">
      <w:rPr>
        <w:b/>
        <w:bCs/>
        <w:noProof/>
        <w:color w:val="0B3C66"/>
        <w:sz w:val="17"/>
        <w:szCs w:val="17"/>
      </w:rPr>
      <w:drawing>
        <wp:anchor distT="0" distB="0" distL="114300" distR="114300" simplePos="0" relativeHeight="251664384" behindDoc="0" locked="0" layoutInCell="1" allowOverlap="1" wp14:anchorId="455A1237" wp14:editId="43A75186">
          <wp:simplePos x="0" y="0"/>
          <wp:positionH relativeFrom="margin">
            <wp:posOffset>6688899</wp:posOffset>
          </wp:positionH>
          <wp:positionV relativeFrom="paragraph">
            <wp:posOffset>-284923</wp:posOffset>
          </wp:positionV>
          <wp:extent cx="731458" cy="473308"/>
          <wp:effectExtent l="0" t="0" r="0" b="3175"/>
          <wp:wrapNone/>
          <wp:docPr id="118192819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71145" name="Picture 24071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458" cy="4733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CE2A" w14:textId="54776F7C" w:rsidR="00EE5AA4" w:rsidRPr="004A4A98" w:rsidRDefault="00EE5AA4" w:rsidP="004A4A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188"/>
    <w:multiLevelType w:val="hybridMultilevel"/>
    <w:tmpl w:val="9760BABA"/>
    <w:lvl w:ilvl="0" w:tplc="F05A550C">
      <w:start w:val="1"/>
      <w:numFmt w:val="bullet"/>
      <w:lvlText w:val="●"/>
      <w:lvlJc w:val="left"/>
      <w:pPr>
        <w:ind w:left="720" w:hanging="360"/>
      </w:pPr>
    </w:lvl>
    <w:lvl w:ilvl="1" w:tplc="FEF00622">
      <w:start w:val="1"/>
      <w:numFmt w:val="bullet"/>
      <w:lvlText w:val="○"/>
      <w:lvlJc w:val="left"/>
      <w:pPr>
        <w:ind w:left="1440" w:hanging="360"/>
      </w:pPr>
    </w:lvl>
    <w:lvl w:ilvl="2" w:tplc="C7EEB078">
      <w:start w:val="1"/>
      <w:numFmt w:val="bullet"/>
      <w:lvlText w:val="■"/>
      <w:lvlJc w:val="left"/>
      <w:pPr>
        <w:ind w:left="2160" w:hanging="360"/>
      </w:pPr>
    </w:lvl>
    <w:lvl w:ilvl="3" w:tplc="8410DB48">
      <w:start w:val="1"/>
      <w:numFmt w:val="bullet"/>
      <w:lvlText w:val="●"/>
      <w:lvlJc w:val="left"/>
      <w:pPr>
        <w:ind w:left="2880" w:hanging="360"/>
      </w:pPr>
    </w:lvl>
    <w:lvl w:ilvl="4" w:tplc="18389408">
      <w:start w:val="1"/>
      <w:numFmt w:val="bullet"/>
      <w:lvlText w:val="○"/>
      <w:lvlJc w:val="left"/>
      <w:pPr>
        <w:ind w:left="3600" w:hanging="360"/>
      </w:pPr>
    </w:lvl>
    <w:lvl w:ilvl="5" w:tplc="93BC1B94">
      <w:start w:val="1"/>
      <w:numFmt w:val="bullet"/>
      <w:lvlText w:val="■"/>
      <w:lvlJc w:val="left"/>
      <w:pPr>
        <w:ind w:left="4320" w:hanging="360"/>
      </w:pPr>
    </w:lvl>
    <w:lvl w:ilvl="6" w:tplc="6E74C9E6">
      <w:start w:val="1"/>
      <w:numFmt w:val="bullet"/>
      <w:lvlText w:val="●"/>
      <w:lvlJc w:val="left"/>
      <w:pPr>
        <w:ind w:left="5040" w:hanging="360"/>
      </w:pPr>
    </w:lvl>
    <w:lvl w:ilvl="7" w:tplc="FDCC0EFA">
      <w:start w:val="1"/>
      <w:numFmt w:val="bullet"/>
      <w:lvlText w:val="●"/>
      <w:lvlJc w:val="left"/>
      <w:pPr>
        <w:ind w:left="5760" w:hanging="360"/>
      </w:pPr>
    </w:lvl>
    <w:lvl w:ilvl="8" w:tplc="E9B428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6F7C85"/>
    <w:multiLevelType w:val="hybridMultilevel"/>
    <w:tmpl w:val="78A008D6"/>
    <w:lvl w:ilvl="0" w:tplc="55285268">
      <w:start w:val="1"/>
      <w:numFmt w:val="bullet"/>
      <w:lvlText w:val="•"/>
      <w:lvlJc w:val="left"/>
      <w:pPr>
        <w:ind w:left="540" w:hanging="280"/>
      </w:pPr>
    </w:lvl>
    <w:lvl w:ilvl="1" w:tplc="BD8C2312">
      <w:numFmt w:val="decimal"/>
      <w:lvlText w:val=""/>
      <w:lvlJc w:val="left"/>
    </w:lvl>
    <w:lvl w:ilvl="2" w:tplc="C34E2C64">
      <w:numFmt w:val="decimal"/>
      <w:lvlText w:val=""/>
      <w:lvlJc w:val="left"/>
    </w:lvl>
    <w:lvl w:ilvl="3" w:tplc="80C235EC">
      <w:numFmt w:val="decimal"/>
      <w:lvlText w:val=""/>
      <w:lvlJc w:val="left"/>
    </w:lvl>
    <w:lvl w:ilvl="4" w:tplc="FA60F04A">
      <w:numFmt w:val="decimal"/>
      <w:lvlText w:val=""/>
      <w:lvlJc w:val="left"/>
    </w:lvl>
    <w:lvl w:ilvl="5" w:tplc="097A0238">
      <w:numFmt w:val="decimal"/>
      <w:lvlText w:val=""/>
      <w:lvlJc w:val="left"/>
    </w:lvl>
    <w:lvl w:ilvl="6" w:tplc="97B22178">
      <w:numFmt w:val="decimal"/>
      <w:lvlText w:val=""/>
      <w:lvlJc w:val="left"/>
    </w:lvl>
    <w:lvl w:ilvl="7" w:tplc="4BA423DC">
      <w:numFmt w:val="decimal"/>
      <w:lvlText w:val=""/>
      <w:lvlJc w:val="left"/>
    </w:lvl>
    <w:lvl w:ilvl="8" w:tplc="F38005B4">
      <w:numFmt w:val="decimal"/>
      <w:lvlText w:val=""/>
      <w:lvlJc w:val="left"/>
    </w:lvl>
  </w:abstractNum>
  <w:abstractNum w:abstractNumId="2" w15:restartNumberingAfterBreak="0">
    <w:nsid w:val="297C3923"/>
    <w:multiLevelType w:val="multilevel"/>
    <w:tmpl w:val="82DE0EEC"/>
    <w:lvl w:ilvl="0">
      <w:start w:val="1"/>
      <w:numFmt w:val="decimal"/>
      <w:lvlText w:val="%1.0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3" w15:restartNumberingAfterBreak="0">
    <w:nsid w:val="2DAC65D3"/>
    <w:multiLevelType w:val="hybridMultilevel"/>
    <w:tmpl w:val="56849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87D55"/>
    <w:multiLevelType w:val="hybridMultilevel"/>
    <w:tmpl w:val="FAFE7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34A93"/>
    <w:multiLevelType w:val="hybridMultilevel"/>
    <w:tmpl w:val="4844B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8F683B"/>
    <w:multiLevelType w:val="hybridMultilevel"/>
    <w:tmpl w:val="E56633C6"/>
    <w:lvl w:ilvl="0" w:tplc="6B506498">
      <w:numFmt w:val="bullet"/>
      <w:lvlText w:val="-"/>
      <w:lvlJc w:val="left"/>
      <w:pPr>
        <w:ind w:left="360" w:hanging="360"/>
      </w:pPr>
      <w:rPr>
        <w:rFonts w:ascii="Aptos" w:eastAsiaTheme="minorEastAsia" w:hAnsi="Aptos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EA3A6A"/>
    <w:multiLevelType w:val="hybridMultilevel"/>
    <w:tmpl w:val="46CC79E0"/>
    <w:lvl w:ilvl="0" w:tplc="6B506498">
      <w:numFmt w:val="bullet"/>
      <w:lvlText w:val="-"/>
      <w:lvlJc w:val="left"/>
      <w:pPr>
        <w:ind w:left="720" w:hanging="360"/>
      </w:pPr>
      <w:rPr>
        <w:rFonts w:ascii="Aptos" w:eastAsiaTheme="minorEastAsia" w:hAnsi="Apto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A93F9A"/>
    <w:multiLevelType w:val="hybridMultilevel"/>
    <w:tmpl w:val="89E0D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338592">
    <w:abstractNumId w:val="0"/>
    <w:lvlOverride w:ilvl="0">
      <w:startOverride w:val="1"/>
    </w:lvlOverride>
  </w:num>
  <w:num w:numId="2" w16cid:durableId="1619021935">
    <w:abstractNumId w:val="8"/>
  </w:num>
  <w:num w:numId="3" w16cid:durableId="354306244">
    <w:abstractNumId w:val="6"/>
  </w:num>
  <w:num w:numId="4" w16cid:durableId="344015268">
    <w:abstractNumId w:val="7"/>
  </w:num>
  <w:num w:numId="5" w16cid:durableId="1449154880">
    <w:abstractNumId w:val="4"/>
  </w:num>
  <w:num w:numId="6" w16cid:durableId="1874538779">
    <w:abstractNumId w:val="2"/>
  </w:num>
  <w:num w:numId="7" w16cid:durableId="49959994">
    <w:abstractNumId w:val="5"/>
  </w:num>
  <w:num w:numId="8" w16cid:durableId="1258517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FD1"/>
    <w:rsid w:val="000104C2"/>
    <w:rsid w:val="00017429"/>
    <w:rsid w:val="000321E9"/>
    <w:rsid w:val="0006685A"/>
    <w:rsid w:val="000675A2"/>
    <w:rsid w:val="000A2DE5"/>
    <w:rsid w:val="000D7ABB"/>
    <w:rsid w:val="000E2AB1"/>
    <w:rsid w:val="000E533E"/>
    <w:rsid w:val="000E6A7E"/>
    <w:rsid w:val="000F1DF6"/>
    <w:rsid w:val="000F743D"/>
    <w:rsid w:val="00115B92"/>
    <w:rsid w:val="0014427B"/>
    <w:rsid w:val="00150CA2"/>
    <w:rsid w:val="00164187"/>
    <w:rsid w:val="001737F6"/>
    <w:rsid w:val="001920F9"/>
    <w:rsid w:val="00195A91"/>
    <w:rsid w:val="001A076F"/>
    <w:rsid w:val="001E3C42"/>
    <w:rsid w:val="001F2A2D"/>
    <w:rsid w:val="00216A5B"/>
    <w:rsid w:val="00230A72"/>
    <w:rsid w:val="00235574"/>
    <w:rsid w:val="0024154B"/>
    <w:rsid w:val="00250490"/>
    <w:rsid w:val="00251ED0"/>
    <w:rsid w:val="00260168"/>
    <w:rsid w:val="00273F1E"/>
    <w:rsid w:val="002753B1"/>
    <w:rsid w:val="002903B0"/>
    <w:rsid w:val="002B551E"/>
    <w:rsid w:val="002C6C92"/>
    <w:rsid w:val="002D2B8A"/>
    <w:rsid w:val="002D7293"/>
    <w:rsid w:val="002E4E3B"/>
    <w:rsid w:val="002F49FC"/>
    <w:rsid w:val="002F7C36"/>
    <w:rsid w:val="00337430"/>
    <w:rsid w:val="003563FB"/>
    <w:rsid w:val="00376B93"/>
    <w:rsid w:val="003871D1"/>
    <w:rsid w:val="003C7732"/>
    <w:rsid w:val="003D10DB"/>
    <w:rsid w:val="003E13BD"/>
    <w:rsid w:val="003F1C16"/>
    <w:rsid w:val="0042126E"/>
    <w:rsid w:val="00434ED6"/>
    <w:rsid w:val="00463CB5"/>
    <w:rsid w:val="00476FA6"/>
    <w:rsid w:val="00484198"/>
    <w:rsid w:val="004A4A98"/>
    <w:rsid w:val="004A6DAF"/>
    <w:rsid w:val="004B669A"/>
    <w:rsid w:val="004E601B"/>
    <w:rsid w:val="004F0FAF"/>
    <w:rsid w:val="004F1731"/>
    <w:rsid w:val="004F4148"/>
    <w:rsid w:val="004F72F9"/>
    <w:rsid w:val="00502104"/>
    <w:rsid w:val="00521975"/>
    <w:rsid w:val="005473D3"/>
    <w:rsid w:val="005559F5"/>
    <w:rsid w:val="005572EC"/>
    <w:rsid w:val="005609BD"/>
    <w:rsid w:val="00570650"/>
    <w:rsid w:val="005731EC"/>
    <w:rsid w:val="0057524E"/>
    <w:rsid w:val="005A27C9"/>
    <w:rsid w:val="005A6234"/>
    <w:rsid w:val="005F0356"/>
    <w:rsid w:val="005F0A01"/>
    <w:rsid w:val="005F49EB"/>
    <w:rsid w:val="0060118E"/>
    <w:rsid w:val="00625CD7"/>
    <w:rsid w:val="00630440"/>
    <w:rsid w:val="0067146C"/>
    <w:rsid w:val="00675909"/>
    <w:rsid w:val="00695B28"/>
    <w:rsid w:val="006B6C69"/>
    <w:rsid w:val="006D1683"/>
    <w:rsid w:val="006D4BBC"/>
    <w:rsid w:val="006E172D"/>
    <w:rsid w:val="006E6976"/>
    <w:rsid w:val="006E6E0A"/>
    <w:rsid w:val="006E7DF5"/>
    <w:rsid w:val="007202C5"/>
    <w:rsid w:val="00745C14"/>
    <w:rsid w:val="007530EB"/>
    <w:rsid w:val="0075552A"/>
    <w:rsid w:val="00763EB9"/>
    <w:rsid w:val="007735D3"/>
    <w:rsid w:val="00781172"/>
    <w:rsid w:val="00787454"/>
    <w:rsid w:val="007916E0"/>
    <w:rsid w:val="007A4DD7"/>
    <w:rsid w:val="007B23DC"/>
    <w:rsid w:val="007B24CF"/>
    <w:rsid w:val="007D3419"/>
    <w:rsid w:val="007E1147"/>
    <w:rsid w:val="007F07A2"/>
    <w:rsid w:val="0080403B"/>
    <w:rsid w:val="00804CDD"/>
    <w:rsid w:val="0081185A"/>
    <w:rsid w:val="00815504"/>
    <w:rsid w:val="00820649"/>
    <w:rsid w:val="008412EA"/>
    <w:rsid w:val="00886A54"/>
    <w:rsid w:val="008D3A08"/>
    <w:rsid w:val="008E7D36"/>
    <w:rsid w:val="00905257"/>
    <w:rsid w:val="00937AD3"/>
    <w:rsid w:val="009554B6"/>
    <w:rsid w:val="009717D2"/>
    <w:rsid w:val="00A11670"/>
    <w:rsid w:val="00A20DBB"/>
    <w:rsid w:val="00A2414F"/>
    <w:rsid w:val="00A30C95"/>
    <w:rsid w:val="00A43CE0"/>
    <w:rsid w:val="00A44AC1"/>
    <w:rsid w:val="00A50E99"/>
    <w:rsid w:val="00A66AEC"/>
    <w:rsid w:val="00A80425"/>
    <w:rsid w:val="00A81C06"/>
    <w:rsid w:val="00AA6171"/>
    <w:rsid w:val="00AB3CF9"/>
    <w:rsid w:val="00AD33D3"/>
    <w:rsid w:val="00AD3FAD"/>
    <w:rsid w:val="00B100E9"/>
    <w:rsid w:val="00B40140"/>
    <w:rsid w:val="00B40AA3"/>
    <w:rsid w:val="00B42C35"/>
    <w:rsid w:val="00B811E2"/>
    <w:rsid w:val="00B84BEC"/>
    <w:rsid w:val="00BA4365"/>
    <w:rsid w:val="00BB7DE5"/>
    <w:rsid w:val="00BF039B"/>
    <w:rsid w:val="00BF467B"/>
    <w:rsid w:val="00C37334"/>
    <w:rsid w:val="00C547D3"/>
    <w:rsid w:val="00C60E3B"/>
    <w:rsid w:val="00C6111F"/>
    <w:rsid w:val="00C65FD1"/>
    <w:rsid w:val="00C834F1"/>
    <w:rsid w:val="00C83C4C"/>
    <w:rsid w:val="00C853E2"/>
    <w:rsid w:val="00C85A0B"/>
    <w:rsid w:val="00C94A74"/>
    <w:rsid w:val="00CA2F00"/>
    <w:rsid w:val="00CA4998"/>
    <w:rsid w:val="00CB2077"/>
    <w:rsid w:val="00CC120A"/>
    <w:rsid w:val="00CC206D"/>
    <w:rsid w:val="00CC55DC"/>
    <w:rsid w:val="00D0241E"/>
    <w:rsid w:val="00D212FC"/>
    <w:rsid w:val="00D23AFC"/>
    <w:rsid w:val="00D26386"/>
    <w:rsid w:val="00D346AA"/>
    <w:rsid w:val="00D47F73"/>
    <w:rsid w:val="00D617FC"/>
    <w:rsid w:val="00D73DE0"/>
    <w:rsid w:val="00D81809"/>
    <w:rsid w:val="00D96CD8"/>
    <w:rsid w:val="00DE0446"/>
    <w:rsid w:val="00DE04F7"/>
    <w:rsid w:val="00E04798"/>
    <w:rsid w:val="00E15893"/>
    <w:rsid w:val="00E348BB"/>
    <w:rsid w:val="00E526CE"/>
    <w:rsid w:val="00E66A14"/>
    <w:rsid w:val="00E67F25"/>
    <w:rsid w:val="00E76225"/>
    <w:rsid w:val="00E8124D"/>
    <w:rsid w:val="00E914A3"/>
    <w:rsid w:val="00EA410B"/>
    <w:rsid w:val="00EB155C"/>
    <w:rsid w:val="00ED07A6"/>
    <w:rsid w:val="00EE5AA4"/>
    <w:rsid w:val="00F00466"/>
    <w:rsid w:val="00F364A4"/>
    <w:rsid w:val="00F364C8"/>
    <w:rsid w:val="00F55859"/>
    <w:rsid w:val="00F7574A"/>
    <w:rsid w:val="00F80221"/>
    <w:rsid w:val="00F808F0"/>
    <w:rsid w:val="00F87C6B"/>
    <w:rsid w:val="00F918B8"/>
    <w:rsid w:val="00F96F46"/>
    <w:rsid w:val="00FB1E03"/>
    <w:rsid w:val="00FC162A"/>
    <w:rsid w:val="00FC4015"/>
    <w:rsid w:val="00FC69DE"/>
    <w:rsid w:val="00FC7B87"/>
    <w:rsid w:val="00FE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58C05"/>
  <w15:docId w15:val="{D9979487-2B97-4C95-9815-024243B1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D3"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0B3C66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B3C6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D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basedOn w:val="Heading2"/>
    <w:qFormat/>
    <w:rsid w:val="009554B6"/>
    <w:pPr>
      <w:pBdr>
        <w:left w:val="single" w:sz="20" w:space="8" w:color="E87722"/>
      </w:pBdr>
      <w:spacing w:before="280" w:after="140"/>
    </w:pPr>
  </w:style>
  <w:style w:type="paragraph" w:styleId="ListParagraph">
    <w:name w:val="List Paragraph"/>
    <w:aliases w:val="WinDForce-Letter,Colorful List - Accent 11,List Paragraph1,Medium Grid 1 - Accent 21,Report Para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E172D"/>
    <w:pPr>
      <w:tabs>
        <w:tab w:val="right" w:leader="dot" w:pos="10070"/>
      </w:tabs>
      <w:spacing w:before="240" w:after="100" w:line="360" w:lineRule="auto"/>
      <w:ind w:left="1440"/>
    </w:pPr>
  </w:style>
  <w:style w:type="paragraph" w:styleId="Header">
    <w:name w:val="header"/>
    <w:basedOn w:val="Normal"/>
    <w:link w:val="HeaderChar"/>
    <w:uiPriority w:val="99"/>
    <w:unhideWhenUsed/>
    <w:rsid w:val="00FC16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62A"/>
  </w:style>
  <w:style w:type="paragraph" w:styleId="Footer">
    <w:name w:val="footer"/>
    <w:basedOn w:val="Normal"/>
    <w:link w:val="FooterChar"/>
    <w:uiPriority w:val="99"/>
    <w:unhideWhenUsed/>
    <w:rsid w:val="00FC16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62A"/>
  </w:style>
  <w:style w:type="paragraph" w:styleId="Revision">
    <w:name w:val="Revision"/>
    <w:hidden/>
    <w:uiPriority w:val="99"/>
    <w:semiHidden/>
    <w:rsid w:val="00FC162A"/>
  </w:style>
  <w:style w:type="paragraph" w:styleId="TOCHeading">
    <w:name w:val="TOC Heading"/>
    <w:basedOn w:val="Heading1"/>
    <w:next w:val="Normal"/>
    <w:uiPriority w:val="39"/>
    <w:unhideWhenUsed/>
    <w:qFormat/>
    <w:rsid w:val="00F364C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84198"/>
    <w:pPr>
      <w:tabs>
        <w:tab w:val="right" w:leader="dot" w:pos="11896"/>
      </w:tabs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F364C8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character" w:styleId="Emphasis">
    <w:name w:val="Emphasis"/>
    <w:basedOn w:val="DefaultParagraphFont"/>
    <w:uiPriority w:val="20"/>
    <w:qFormat/>
    <w:rsid w:val="00C547D3"/>
    <w:rPr>
      <w:i/>
      <w:iCs/>
    </w:rPr>
  </w:style>
  <w:style w:type="character" w:styleId="BookTitle">
    <w:name w:val="Book Title"/>
    <w:basedOn w:val="DefaultParagraphFont"/>
    <w:uiPriority w:val="33"/>
    <w:qFormat/>
    <w:rsid w:val="00C547D3"/>
    <w:rPr>
      <w:b/>
      <w:bCs/>
      <w:i/>
      <w:iCs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804C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4CDD"/>
    <w:rPr>
      <w:color w:val="96607D" w:themeColor="followedHyperlink"/>
      <w:u w:val="single"/>
    </w:rPr>
  </w:style>
  <w:style w:type="paragraph" w:customStyle="1" w:styleId="v3">
    <w:name w:val="v3"/>
    <w:basedOn w:val="Normal"/>
    <w:link w:val="v3Char"/>
    <w:rsid w:val="00EA410B"/>
    <w:pPr>
      <w:pageBreakBefore/>
      <w:ind w:left="720"/>
    </w:pPr>
    <w:rPr>
      <w:b/>
      <w:bCs/>
    </w:rPr>
  </w:style>
  <w:style w:type="character" w:customStyle="1" w:styleId="v3Char">
    <w:name w:val="v3 Char"/>
    <w:basedOn w:val="DefaultParagraphFont"/>
    <w:link w:val="v3"/>
    <w:rsid w:val="00EA410B"/>
    <w:rPr>
      <w:b/>
      <w:bCs/>
    </w:rPr>
  </w:style>
  <w:style w:type="paragraph" w:customStyle="1" w:styleId="v4">
    <w:name w:val="v4"/>
    <w:basedOn w:val="NoSpacing"/>
    <w:next w:val="Heading7"/>
    <w:link w:val="v4Char"/>
    <w:qFormat/>
    <w:rsid w:val="00484198"/>
    <w:pPr>
      <w:outlineLvl w:val="1"/>
    </w:pPr>
    <w:rPr>
      <w:b/>
      <w:bCs/>
      <w:color w:val="FFFFFF" w:themeColor="background1"/>
      <w:sz w:val="32"/>
      <w:szCs w:val="32"/>
    </w:rPr>
  </w:style>
  <w:style w:type="character" w:customStyle="1" w:styleId="v4Char">
    <w:name w:val="v4 Char"/>
    <w:basedOn w:val="DefaultParagraphFont"/>
    <w:link w:val="v4"/>
    <w:rsid w:val="00484198"/>
    <w:rPr>
      <w:b/>
      <w:bCs/>
      <w:color w:val="FFFFFF" w:themeColor="background1"/>
      <w:sz w:val="32"/>
      <w:szCs w:val="32"/>
    </w:rPr>
  </w:style>
  <w:style w:type="paragraph" w:styleId="NoSpacing">
    <w:name w:val="No Spacing"/>
    <w:uiPriority w:val="1"/>
    <w:qFormat/>
    <w:rsid w:val="00AD33D3"/>
  </w:style>
  <w:style w:type="character" w:customStyle="1" w:styleId="Heading7Char">
    <w:name w:val="Heading 7 Char"/>
    <w:basedOn w:val="DefaultParagraphFont"/>
    <w:link w:val="Heading7"/>
    <w:uiPriority w:val="9"/>
    <w:semiHidden/>
    <w:rsid w:val="00AD33D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table" w:customStyle="1" w:styleId="Style1">
    <w:name w:val="Style1"/>
    <w:basedOn w:val="TableNormal"/>
    <w:uiPriority w:val="99"/>
    <w:rsid w:val="004F72F9"/>
    <w:tblPr/>
  </w:style>
  <w:style w:type="character" w:customStyle="1" w:styleId="ListParagraphChar">
    <w:name w:val="List Paragraph Char"/>
    <w:aliases w:val="WinDForce-Letter Char,Colorful List - Accent 11 Char,List Paragraph1 Char,Medium Grid 1 - Accent 21 Char,Report Para Char"/>
    <w:link w:val="ListParagraph"/>
    <w:uiPriority w:val="34"/>
    <w:qFormat/>
    <w:locked/>
    <w:rsid w:val="007D3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image" Target="media/image18.png"/><Relationship Id="rId30" Type="http://schemas.openxmlformats.org/officeDocument/2006/relationships/image" Target="media/image17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91B84-955B-4B7A-AE36-B498E0233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19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Solar CAPEX Proposal — IFGL Refractories</vt:lpstr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 Capex Proposal</dc:title>
  <dc:subject/>
  <dc:creator>Fourth Partner Energy</dc:creator>
  <cp:keywords/>
  <dc:description/>
  <cp:lastModifiedBy>Carl Aaron</cp:lastModifiedBy>
  <cp:revision>117</cp:revision>
  <dcterms:created xsi:type="dcterms:W3CDTF">2026-06-14T18:51:00Z</dcterms:created>
  <dcterms:modified xsi:type="dcterms:W3CDTF">2026-08-21T07:12:00Z</dcterms:modified>
</cp:coreProperties>
</file>